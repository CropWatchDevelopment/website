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Normal"/>
        <w:jc w:val="center"/>
        <w:rPr>
          <w:b/>
          <w:bCs/>
          <w:sz w:val="32"/>
          <w:szCs w:val="36"/>
        </w:rPr>
      </w:pPr>
      <w:r>
        <w:rPr>
          <w:b/>
          <w:bCs/>
          <w:sz w:val="32"/>
          <w:szCs w:val="36"/>
        </w:rPr>
        <w:t xml:space="preserve">サービス利用規約</w:t>
      </w:r>
    </w:p>
    <w:p>
      <w:pPr>
        <w:pStyle w:val="Normal"/>
        <w:rPr/>
      </w:pPr>
      <w:r/>
    </w:p>
    <w:p>
      <w:pPr>
        <w:pStyle w:val="Normal"/>
        <w:jc w:val="center"/>
        <w:rPr>
          <w:b/>
          <w:bCs/>
        </w:rPr>
      </w:pPr>
      <w:r>
        <w:rPr>
          <w:b/>
          <w:bCs/>
        </w:rPr>
        <w:t xml:space="preserve">第</w:t>
      </w:r>
      <w:r>
        <w:rPr>
          <w:b/>
          <w:bCs/>
        </w:rPr>
        <w:t xml:space="preserve">1</w:t>
      </w:r>
      <w:r>
        <w:rPr>
          <w:b/>
          <w:bCs/>
        </w:rPr>
        <w:t xml:space="preserve">章　総則</w:t>
      </w:r>
    </w:p>
    <w:p>
      <w:pPr>
        <w:pStyle w:val="Normal"/>
        <w:rPr>
          <w:b/>
          <w:bCs/>
        </w:rPr>
      </w:pPr>
      <w:r>
        <w:rPr>
          <w:b/>
          <w:bCs/>
        </w:rPr>
      </w:r>
    </w:p>
    <w:p>
      <w:pPr>
        <w:pStyle w:val="Normal"/>
        <w:rPr>
          <w:b/>
          <w:bCs/>
        </w:rPr>
      </w:pPr>
      <w:r>
        <w:rPr>
          <w:b/>
          <w:bCs/>
        </w:rPr>
        <w:t xml:space="preserve">第</w:t>
      </w:r>
      <w:r>
        <w:rPr>
          <w:b/>
          <w:bCs/>
        </w:rPr>
        <w:t xml:space="preserve">1.1</w:t>
      </w:r>
      <w:r>
        <w:rPr>
          <w:b/>
          <w:bCs/>
        </w:rPr>
        <w:t xml:space="preserve">条（本規約について）</w:t>
      </w:r>
    </w:p>
    <w:p>
      <w:pPr>
        <w:pStyle w:val="Normal"/>
        <w:ind w:left="420"/>
        <w:rPr/>
      </w:pPr>
      <w:r>
        <w:t xml:space="preserve">このサービス利用規約（以下「本規約」という。）は、合同会社クロップウォッチ（以下「当社」という。）が提供するデータの提供等に関するクラウドサービス（以下「本サービス」という。）を利用者が利用するにあたり遵守すべき事項等を定める。</w:t>
      </w:r>
    </w:p>
    <w:p>
      <w:pPr>
        <w:pStyle w:val="Normal"/>
        <w:rPr/>
      </w:pPr>
      <w:r/>
    </w:p>
    <w:p>
      <w:pPr>
        <w:pStyle w:val="Normal"/>
        <w:rPr>
          <w:b/>
          <w:bCs/>
        </w:rPr>
      </w:pPr>
      <w:r>
        <w:rPr>
          <w:b/>
          <w:bCs/>
        </w:rPr>
        <w:t xml:space="preserve">第</w:t>
      </w:r>
      <w:r>
        <w:rPr>
          <w:b/>
          <w:bCs/>
        </w:rPr>
        <w:t xml:space="preserve">1.2</w:t>
      </w:r>
      <w:r>
        <w:rPr>
          <w:b/>
          <w:bCs/>
        </w:rPr>
        <w:t xml:space="preserve">条（定義）</w:t>
      </w:r>
    </w:p>
    <w:p>
      <w:pPr>
        <w:pStyle w:val="Normal"/>
        <w:ind w:firstLine="420"/>
        <w:rPr/>
      </w:pPr>
      <w:r>
        <w:t xml:space="preserve">本規約においては、次の用語はそれぞれ次の意味で使用する。</w:t>
      </w:r>
    </w:p>
    <w:p>
      <w:pPr>
        <w:pStyle w:val="ListParagraph"/>
        <w:numPr>
          <w:ilvl w:val="0"/>
          <w:numId w:val="1"/>
        </w:numPr>
        <w:rPr/>
      </w:pPr>
      <w:r>
        <w:t xml:space="preserve">「管理責任者」とは、顧客を代理して顧客の利用者アカウントの管理並びに本サービス利用契約の変更及び解約等を行う権限を付与された顧客の役員又は従業員（顧客が個人の場合は当該個人）をいう。</w:t>
      </w:r>
    </w:p>
    <w:p>
      <w:pPr>
        <w:pStyle w:val="ListParagraph"/>
        <w:numPr>
          <w:ilvl w:val="0"/>
          <w:numId w:val="1"/>
        </w:numPr>
        <w:rPr/>
      </w:pPr>
      <w:r>
        <w:t xml:space="preserve">「顧客」とは、本規約に同意して当社と本サービス利用契約を締結した事業者をいう。</w:t>
      </w:r>
    </w:p>
    <w:p>
      <w:pPr>
        <w:pStyle w:val="ListParagraph"/>
        <w:numPr>
          <w:ilvl w:val="0"/>
          <w:numId w:val="1"/>
        </w:numPr>
        <w:rPr/>
      </w:pPr>
      <w:r>
        <w:t xml:space="preserve">「知的財産権」とは、著作権（著作権法第</w:t>
      </w:r>
      <w:r>
        <w:t xml:space="preserve">27</w:t>
      </w:r>
      <w:r>
        <w:t xml:space="preserve">条及び第</w:t>
      </w:r>
      <w:r>
        <w:t xml:space="preserve">28</w:t>
      </w:r>
      <w:r>
        <w:t xml:space="preserve">条に定める権利を含む。）、特許権、実用新案権、意匠権、商標権その他の知的財産権（これらを受ける権利及び出願中の権利を含む。）をいう。</w:t>
      </w:r>
    </w:p>
    <w:p>
      <w:pPr>
        <w:pStyle w:val="ListParagraph"/>
        <w:numPr>
          <w:ilvl w:val="0"/>
          <w:numId w:val="1"/>
        </w:numPr>
        <w:rPr/>
      </w:pPr>
      <w:r>
        <w:t xml:space="preserve">「匿名データ」とは、利用者情報及び本データに対して一定の処理（統計的な処理又は解析を含む。）を加え、利用者を含む個人が特定又は識別されないよう加工した情報をいう。</w:t>
      </w:r>
    </w:p>
    <w:p>
      <w:pPr>
        <w:pStyle w:val="ListParagraph"/>
        <w:numPr>
          <w:ilvl w:val="0"/>
          <w:numId w:val="1"/>
        </w:numPr>
        <w:rPr/>
      </w:pPr>
      <w:r>
        <w:t xml:space="preserve">「パスワード」とは、ログイン</w:t>
      </w:r>
      <w:r>
        <w:t xml:space="preserve">ID</w:t>
      </w:r>
      <w:r>
        <w:t xml:space="preserve">と組み合わせて、本サービス上で利用者をその他の利用者と区別するために用いられる符号であり、利用者が所定の条件に従って自ら設定する半角英数字及び記号の組み合わせをいう。</w:t>
      </w:r>
    </w:p>
    <w:p>
      <w:pPr>
        <w:pStyle w:val="ListParagraph"/>
        <w:numPr>
          <w:ilvl w:val="0"/>
          <w:numId w:val="1"/>
        </w:numPr>
        <w:rPr/>
      </w:pPr>
      <w:r>
        <w:t xml:space="preserve">「本サービス利用契約」とは、顧客と当社との間の本サービスの利用に関する契約をいう。</w:t>
      </w:r>
    </w:p>
    <w:p>
      <w:pPr>
        <w:pStyle w:val="ListParagraph"/>
        <w:numPr>
          <w:ilvl w:val="0"/>
          <w:numId w:val="1"/>
        </w:numPr>
        <w:rPr/>
      </w:pPr>
      <w:r>
        <w:t xml:space="preserve">「本ソフトウェア」とは、本サービスのために当社が提供するソフトウェア（本ハードウェアに組み込まれるものを含む。）をいう。</w:t>
      </w:r>
    </w:p>
    <w:p>
      <w:pPr>
        <w:pStyle w:val="ListParagraph"/>
        <w:numPr>
          <w:ilvl w:val="0"/>
          <w:numId w:val="1"/>
        </w:numPr>
        <w:rPr/>
      </w:pPr>
      <w:r>
        <w:t xml:space="preserve">「本データ」とは、本サービスを通じて収集されるデータ及びこれらに加工又は分析等を加えたデータをいう。</w:t>
      </w:r>
    </w:p>
    <w:p>
      <w:pPr>
        <w:pStyle w:val="ListParagraph"/>
        <w:numPr>
          <w:ilvl w:val="0"/>
          <w:numId w:val="1"/>
        </w:numPr>
        <w:rPr/>
      </w:pPr>
      <w:r>
        <w:t xml:space="preserve">「本ハードウェア」とは、本データの収集、送信、機器の自動化等のために当社が提供し、又は利用者が準備する情報端末、センサ、通信機器その他のハードウェアをいう。</w:t>
      </w:r>
    </w:p>
    <w:p>
      <w:pPr>
        <w:pStyle w:val="ListParagraph"/>
        <w:numPr>
          <w:ilvl w:val="0"/>
          <w:numId w:val="1"/>
        </w:numPr>
        <w:rPr/>
      </w:pPr>
      <w:r>
        <w:t xml:space="preserve">「利用者」とは、本規約に同意して本サービスを利用する顧客の役職員その他の顧客が指定した個人をいう。</w:t>
      </w:r>
    </w:p>
    <w:p>
      <w:pPr>
        <w:pStyle w:val="ListParagraph"/>
        <w:numPr>
          <w:ilvl w:val="0"/>
          <w:numId w:val="1"/>
        </w:numPr>
        <w:rPr/>
      </w:pPr>
      <w:r>
        <w:t xml:space="preserve">「利用者アカウント」とは、顧客及び利用者が作成した本サービスを利用するためのアカウントをいう。</w:t>
      </w:r>
    </w:p>
    <w:p>
      <w:pPr>
        <w:pStyle w:val="ListParagraph"/>
        <w:numPr>
          <w:ilvl w:val="0"/>
          <w:numId w:val="1"/>
        </w:numPr>
        <w:rPr/>
      </w:pPr>
      <w:r>
        <w:t xml:space="preserve">「利用者情報」とは、顧客又は利用者が本サービスに登録する情報その他第</w:t>
      </w:r>
      <w:r>
        <w:t xml:space="preserve">3.1</w:t>
      </w:r>
      <w:r>
        <w:t xml:space="preserve">条に具体的に定める情報を含む、本サービスの利用を通じて顧客又は利用者から直接又は間接に当社に提供される全ての情報、並びにこれらの情報に加工又は分析等を加えた情報（ただし、本データを除く。）をいう。</w:t>
      </w:r>
    </w:p>
    <w:p>
      <w:pPr>
        <w:pStyle w:val="ListParagraph"/>
        <w:numPr>
          <w:ilvl w:val="0"/>
          <w:numId w:val="1"/>
        </w:numPr>
        <w:rPr/>
      </w:pPr>
      <w:r>
        <w:t xml:space="preserve">「ログイン</w:t>
      </w:r>
      <w:r>
        <w:t xml:space="preserve">ID</w:t>
      </w:r>
      <w:r>
        <w:t xml:space="preserve">」とは、本サービスの利用に際して各利用者をその他の利用者と区別するために用いられるメールアドレスその他の符号であり、利用者が自ら登録する半角英数字及び記号の組み合わせをいう。</w:t>
      </w:r>
    </w:p>
    <w:p>
      <w:pPr>
        <w:pStyle w:val="Normal"/>
        <w:rPr/>
      </w:pPr>
      <w:r/>
    </w:p>
    <w:p>
      <w:pPr>
        <w:pStyle w:val="Normal"/>
        <w:rPr>
          <w:b/>
          <w:bCs/>
        </w:rPr>
      </w:pPr>
      <w:r>
        <w:rPr>
          <w:b/>
          <w:bCs/>
        </w:rPr>
        <w:t xml:space="preserve">第</w:t>
      </w:r>
      <w:r>
        <w:rPr>
          <w:b/>
          <w:bCs/>
        </w:rPr>
        <w:t xml:space="preserve">1.3</w:t>
      </w:r>
      <w:r>
        <w:rPr>
          <w:b/>
          <w:bCs/>
        </w:rPr>
        <w:t xml:space="preserve">条（本規約の適用・変更）</w:t>
      </w:r>
    </w:p>
    <w:p>
      <w:pPr>
        <w:pStyle w:val="ListParagraph"/>
        <w:numPr>
          <w:ilvl w:val="0"/>
          <w:numId w:val="2"/>
        </w:numPr>
        <w:rPr/>
      </w:pPr>
      <w:r>
        <w:t xml:space="preserve">当社は、顧客及び利用者に対して、本規約に記載する条件にて本サービス及び本ソフトウェアの利用を許諾する。</w:t>
      </w:r>
    </w:p>
    <w:p>
      <w:pPr>
        <w:pStyle w:val="ListParagraph"/>
        <w:numPr>
          <w:ilvl w:val="0"/>
          <w:numId w:val="2"/>
        </w:numPr>
        <w:rPr/>
      </w:pPr>
      <w:r>
        <w:t xml:space="preserve">本規約は、顧客と当社との間の本サービス利用契約及び利用者による本サービスの利用に適用される。但し、当社は、本規約とは別に、当社が提供する個別の本サービス（以下「個別サービス」という。）の内容に応じて、当該個別サービスの利用条件（名称の如何を問わず、以下「個別条件」といいます。）を定め、当社ウェブサイト上で掲載等する場合があり、この場合、個別サービスの利用者は、個別条件に同意のうえ、個別サービスを利用するものとする。</w:t>
      </w:r>
      <w:ins w:id="0" w:author="KLO" w:date="2026-05-20T14:15:00Z">
        <w:r>
          <w:t xml:space="preserve">なお、当社が個別条件を定めた場合、個別条件は本規約の一部として本規約に組み込まれるものとする。</w:t>
        </w:r>
      </w:ins>
    </w:p>
    <w:p>
      <w:pPr>
        <w:pStyle w:val="ListParagraph"/>
        <w:numPr>
          <w:ilvl w:val="0"/>
          <w:numId w:val="2"/>
        </w:numPr>
        <w:rPr/>
      </w:pPr>
      <w:r>
        <w:t xml:space="preserve">前項の場合を含め、顧客及び当社が本サービス利用契約において本規約の条件と異なる条件を合意した場合は、当該本サービス利用契約の条件が本規約の条件に優先するものとする。</w:t>
      </w:r>
    </w:p>
    <w:p>
      <w:pPr>
        <w:pStyle w:val="ListParagraph"/>
        <w:numPr>
          <w:ilvl w:val="0"/>
          <w:numId w:val="2"/>
        </w:numPr>
        <w:rPr/>
      </w:pPr>
      <w:r>
        <w:t xml:space="preserve">当社は、いつでも本規約を変更することができるものとする。但し、本規約の変更を行うときは、その効力発生時期を定め、かつ、本規約を変更する旨及び変更後の本規約の内容並びにその効力発生時期を当社ウェブサイトを通じて公開する方法その他の適切な方法により顧客及び利用者に周知するものとする。</w:t>
      </w:r>
    </w:p>
    <w:p>
      <w:pPr>
        <w:pStyle w:val="ListParagraph"/>
        <w:numPr>
          <w:ilvl w:val="0"/>
          <w:numId w:val="2"/>
        </w:numPr>
        <w:rPr/>
      </w:pPr>
      <w:r>
        <w:t xml:space="preserve">顧客及び利用者は、前項に基づき定める変更後の本規約の効力発生時期以降に本サービスの利用を継続した場合、変更後の本規約の内容に合意したものとみなされるものとし、かかる合意に基づいて本サービス利用契約の内容も変更されるものとする。</w:t>
      </w:r>
    </w:p>
    <w:p>
      <w:pPr>
        <w:pStyle w:val="ListParagraph"/>
        <w:ind w:left="440"/>
        <w:rPr/>
      </w:pPr>
      <w:r/>
    </w:p>
    <w:p>
      <w:pPr>
        <w:pStyle w:val="Normal"/>
        <w:rPr>
          <w:b/>
          <w:bCs/>
        </w:rPr>
      </w:pPr>
      <w:r>
        <w:rPr>
          <w:b/>
          <w:bCs/>
        </w:rPr>
        <w:t xml:space="preserve">第</w:t>
      </w:r>
      <w:r>
        <w:rPr>
          <w:b/>
          <w:bCs/>
        </w:rPr>
        <w:t xml:space="preserve">1.4</w:t>
      </w:r>
      <w:r>
        <w:rPr>
          <w:b/>
          <w:bCs/>
        </w:rPr>
        <w:t xml:space="preserve">条（本サービス利用契約）</w:t>
      </w:r>
    </w:p>
    <w:p>
      <w:pPr>
        <w:pStyle w:val="Normal"/>
        <w:ind w:left="420"/>
        <w:rPr/>
      </w:pPr>
      <w:r>
        <w:t xml:space="preserve">顧客が当社所定の方法により本サービスの利用を申し込み、当社が当該申込みを承諾することにより本サービス利用契約を締結する。但し、当該顧客が過去に当社との間の契約に基づく義務に違反した等合理的な理由がある場合、当社は当該顧客との間の本サービス利用契約の締結を拒絶することができる。</w:t>
      </w:r>
    </w:p>
    <w:p>
      <w:pPr>
        <w:pStyle w:val="Normal"/>
        <w:ind w:left="420"/>
        <w:rPr/>
      </w:pPr>
      <w:r/>
    </w:p>
    <w:p>
      <w:pPr>
        <w:pStyle w:val="Normal"/>
        <w:rPr>
          <w:b/>
          <w:bCs/>
        </w:rPr>
      </w:pPr>
      <w:r>
        <w:rPr>
          <w:b/>
          <w:bCs/>
        </w:rPr>
        <w:t xml:space="preserve">第</w:t>
      </w:r>
      <w:r>
        <w:rPr>
          <w:b/>
          <w:bCs/>
        </w:rPr>
        <w:t xml:space="preserve">1.5</w:t>
      </w:r>
      <w:r>
        <w:rPr>
          <w:b/>
          <w:bCs/>
        </w:rPr>
        <w:t xml:space="preserve">条（委託）</w:t>
      </w:r>
    </w:p>
    <w:p>
      <w:pPr>
        <w:pStyle w:val="Normal"/>
        <w:ind w:left="420"/>
        <w:rPr/>
      </w:pPr>
      <w:r>
        <w:t xml:space="preserve">当社は、顧客及び利用者に対する本サービスの提供又は本サービス若しくは本ソフトウェアの開発若しくは保守等に関して必要となる業務の全部又は一部を、当社の判断において国内及び国外の第三者（以下「委託先」という。）に委託することができる。</w:t>
      </w:r>
    </w:p>
    <w:p>
      <w:pPr>
        <w:pStyle w:val="Normal"/>
        <w:rPr/>
      </w:pPr>
      <w:r/>
    </w:p>
    <w:p>
      <w:pPr>
        <w:pStyle w:val="Normal"/>
        <w:rPr>
          <w:b/>
          <w:bCs/>
        </w:rPr>
      </w:pPr>
      <w:r>
        <w:rPr>
          <w:b/>
          <w:bCs/>
        </w:rPr>
        <w:t xml:space="preserve">第</w:t>
      </w:r>
      <w:r>
        <w:rPr>
          <w:b/>
          <w:bCs/>
        </w:rPr>
        <w:t xml:space="preserve">1.6</w:t>
      </w:r>
      <w:r>
        <w:rPr>
          <w:b/>
          <w:bCs/>
        </w:rPr>
        <w:t xml:space="preserve">条（設備等の準備及び維持）</w:t>
      </w:r>
    </w:p>
    <w:p>
      <w:pPr>
        <w:pStyle w:val="ListParagraph"/>
        <w:numPr>
          <w:ilvl w:val="0"/>
          <w:numId w:val="3"/>
        </w:numPr>
        <w:rPr/>
      </w:pPr>
      <w:r>
        <w:t xml:space="preserve">顧客は、当社が認めた場合を除き、自己の費用と責任において、当社が定める条件にて本ハードウェア及び</w:t>
      </w:r>
      <w:r>
        <w:t xml:space="preserve">LoRaWAN</w:t>
      </w:r>
      <w:r>
        <w:t xml:space="preserve">基地局の設置及び設定を行い、本サービス利用契約の期間中、本サービス（本ハードウェア及び</w:t>
      </w:r>
      <w:r>
        <w:t xml:space="preserve">LoRaWAN</w:t>
      </w:r>
      <w:r>
        <w:t xml:space="preserve">基地局を含む。）が利用可能な環境を維持する。</w:t>
      </w:r>
    </w:p>
    <w:p>
      <w:pPr>
        <w:pStyle w:val="ListParagraph"/>
        <w:numPr>
          <w:ilvl w:val="0"/>
          <w:numId w:val="3"/>
        </w:numPr>
        <w:rPr/>
      </w:pPr>
      <w:r>
        <w:t xml:space="preserve">顧客は、本サービスを利用するために必要な場合は、自己の責任と費用において、電気通信事業者等の電気通信サービスを利用して</w:t>
      </w:r>
      <w:r>
        <w:t xml:space="preserve">LoRaWAN</w:t>
      </w:r>
      <w:r>
        <w:t xml:space="preserve">基地局をインターネットに接続する。</w:t>
      </w:r>
    </w:p>
    <w:p>
      <w:pPr>
        <w:pStyle w:val="ListParagraph"/>
        <w:numPr>
          <w:ilvl w:val="0"/>
          <w:numId w:val="3"/>
        </w:numPr>
        <w:rPr/>
      </w:pPr>
      <w:r>
        <w:t xml:space="preserve">顧客は、</w:t>
      </w:r>
      <w:r>
        <w:t xml:space="preserve">LoRaWAN</w:t>
      </w:r>
      <w:r>
        <w:t xml:space="preserve">接続、本ハードウェア（第</w:t>
      </w:r>
      <w:r>
        <w:t xml:space="preserve">6.1</w:t>
      </w:r>
      <w:r>
        <w:t xml:space="preserve">条第</w:t>
      </w:r>
      <w:r>
        <w:t xml:space="preserve">9</w:t>
      </w:r>
      <w:r>
        <w:t xml:space="preserve">項に基づく保証の期間内のものを除く。）、前項に定めるインターネット接続その他本サービスを利用するための環境に不具合がある場合又はそれらに関するセキュリティ上の問題が生じた場合、本サービスの利用ができなくなる可能性があることを了承し、自己の費用と責任において、十分な対策（セキュリティ対策を含む。）を講じるものとする。当社は、当該不具合又はセキュリティ上の問題により顧客又は利用者が本サービスを利用できないことに対して責任を負わない。</w:t>
      </w:r>
    </w:p>
    <w:p>
      <w:pPr>
        <w:pStyle w:val="ListParagraph"/>
        <w:ind w:left="440"/>
        <w:rPr/>
      </w:pPr>
      <w:r/>
    </w:p>
    <w:p>
      <w:pPr>
        <w:pStyle w:val="Normal"/>
        <w:jc w:val="center"/>
        <w:rPr>
          <w:b/>
          <w:bCs/>
        </w:rPr>
      </w:pPr>
      <w:r>
        <w:rPr>
          <w:b/>
          <w:bCs/>
        </w:rPr>
        <w:t xml:space="preserve">第</w:t>
      </w:r>
      <w:r>
        <w:rPr>
          <w:b/>
          <w:bCs/>
        </w:rPr>
        <w:t xml:space="preserve">2</w:t>
      </w:r>
      <w:r>
        <w:rPr>
          <w:b/>
          <w:bCs/>
        </w:rPr>
        <w:t xml:space="preserve">章　本サービスの利用等</w:t>
      </w:r>
    </w:p>
    <w:p>
      <w:pPr>
        <w:pStyle w:val="Normal"/>
        <w:rPr>
          <w:b/>
          <w:bCs/>
        </w:rPr>
      </w:pPr>
      <w:r>
        <w:rPr>
          <w:b/>
          <w:bCs/>
        </w:rPr>
      </w:r>
    </w:p>
    <w:p>
      <w:pPr>
        <w:pStyle w:val="Normal"/>
        <w:rPr>
          <w:b/>
          <w:bCs/>
        </w:rPr>
      </w:pPr>
      <w:r>
        <w:rPr>
          <w:b/>
          <w:bCs/>
        </w:rPr>
        <w:t xml:space="preserve">第</w:t>
      </w:r>
      <w:r>
        <w:rPr>
          <w:b/>
          <w:bCs/>
        </w:rPr>
        <w:t xml:space="preserve">2.1</w:t>
      </w:r>
      <w:r>
        <w:rPr>
          <w:b/>
          <w:bCs/>
        </w:rPr>
        <w:t xml:space="preserve">条（本サービスの利用）</w:t>
      </w:r>
    </w:p>
    <w:p>
      <w:pPr>
        <w:pStyle w:val="ListParagraph"/>
        <w:numPr>
          <w:ilvl w:val="0"/>
          <w:numId w:val="4"/>
        </w:numPr>
        <w:rPr/>
      </w:pPr>
      <w:r>
        <w:t xml:space="preserve">本サービス利用契約に基づき、当社は顧客及び利用者に対して、本ソフトウェアの利用を行うための制限的かつ譲渡不可能なライセンスを許諾する。</w:t>
      </w:r>
    </w:p>
    <w:p>
      <w:pPr>
        <w:pStyle w:val="ListParagraph"/>
        <w:numPr>
          <w:ilvl w:val="0"/>
          <w:numId w:val="4"/>
        </w:numPr>
        <w:rPr/>
      </w:pPr>
      <w:r>
        <w:t xml:space="preserve">顧客及び利用者には、本規約及び本サービス利用契約を遵守する限度において、本規約及び本サービス利用契約に定める利用目的の範囲内に限り、本サービスを利用する権限が付与されるものとし、本サービスに含まれる全ての権限、著作権その他知的財産権は当社又は当社にライセンスを許諾している者に帰属する。</w:t>
      </w:r>
    </w:p>
    <w:p>
      <w:pPr>
        <w:pStyle w:val="ListParagraph"/>
        <w:numPr>
          <w:ilvl w:val="0"/>
          <w:numId w:val="4"/>
        </w:numPr>
        <w:rPr/>
      </w:pPr>
      <w:r>
        <w:t xml:space="preserve">顧客及び利用者は、本サービスの利用権を第三者に譲渡することはできず、当社から書面により明示の権限を付与されない限り、本サービスに含まれる如何なる権利も第三者にサブライセンスすることはできない。</w:t>
      </w:r>
    </w:p>
    <w:p>
      <w:pPr>
        <w:pStyle w:val="Normal"/>
        <w:rPr/>
      </w:pPr>
      <w:r/>
    </w:p>
    <w:p>
      <w:pPr>
        <w:pStyle w:val="Normal"/>
        <w:rPr>
          <w:b/>
          <w:bCs/>
        </w:rPr>
      </w:pPr>
      <w:r>
        <w:rPr>
          <w:b/>
          <w:bCs/>
        </w:rPr>
        <w:t xml:space="preserve">第</w:t>
      </w:r>
      <w:r>
        <w:rPr>
          <w:b/>
          <w:bCs/>
        </w:rPr>
        <w:t xml:space="preserve">2.2</w:t>
      </w:r>
      <w:r>
        <w:rPr>
          <w:b/>
          <w:bCs/>
        </w:rPr>
        <w:t xml:space="preserve">条（アカウントの管理等）</w:t>
      </w:r>
    </w:p>
    <w:p>
      <w:pPr>
        <w:pStyle w:val="ListParagraph"/>
        <w:numPr>
          <w:ilvl w:val="0"/>
          <w:numId w:val="5"/>
        </w:numPr>
        <w:rPr/>
      </w:pPr>
      <w:r>
        <w:t xml:space="preserve">顧客は、利用者アカウントのログイン</w:t>
      </w:r>
      <w:r>
        <w:t xml:space="preserve">ID</w:t>
      </w:r>
      <w:r>
        <w:t xml:space="preserve">及びパスワードを、自己の責任のもと厳重に管理し、第三者への貸与等本規約に定める利用目的に反した一切の利用を行わない。</w:t>
      </w:r>
    </w:p>
    <w:p>
      <w:pPr>
        <w:pStyle w:val="ListParagraph"/>
        <w:numPr>
          <w:ilvl w:val="0"/>
          <w:numId w:val="5"/>
        </w:numPr>
        <w:rPr/>
      </w:pPr>
      <w:r>
        <w:t xml:space="preserve">利用者アカウントのログイン</w:t>
      </w:r>
      <w:r>
        <w:t xml:space="preserve">ID</w:t>
      </w:r>
      <w:r>
        <w:t xml:space="preserve">及びパスワードを用いた本サービスの利用行為は、全て当該利用者による行為とみなすものとし、利用者の同意の有無を問わず、第三者が利用者アカウントのログイン</w:t>
      </w:r>
      <w:r>
        <w:t xml:space="preserve">ID</w:t>
      </w:r>
      <w:r>
        <w:t xml:space="preserve">及びパスワードを用いて本サービスを利用した場合であっても、顧客はかかる利用について一切の責任を負う。また、当該第三者の行為により当社が損害を被った場合、顧客はその損害を補償する。</w:t>
      </w:r>
    </w:p>
    <w:p>
      <w:pPr>
        <w:pStyle w:val="ListParagraph"/>
        <w:numPr>
          <w:ilvl w:val="0"/>
          <w:numId w:val="5"/>
        </w:numPr>
        <w:rPr/>
      </w:pPr>
      <w:r>
        <w:t xml:space="preserve">顧客は、利用者アカウントのログイン</w:t>
      </w:r>
      <w:r>
        <w:t xml:space="preserve">ID</w:t>
      </w:r>
      <w:r>
        <w:t xml:space="preserve">及びパスワードを用いた本サービスの利用において、本規約又は本サービス利用契約の違反があったことを知った場合、又はそのおそれがあると判断した場合は、直ちに当社に通知するものとし、同違反について一切の責任を負う。</w:t>
      </w:r>
    </w:p>
    <w:p>
      <w:pPr>
        <w:pStyle w:val="ListParagraph"/>
        <w:ind w:left="440"/>
        <w:rPr/>
      </w:pPr>
      <w:r/>
    </w:p>
    <w:p>
      <w:pPr>
        <w:pStyle w:val="Normal"/>
        <w:rPr>
          <w:b/>
          <w:bCs/>
        </w:rPr>
      </w:pPr>
      <w:r>
        <w:rPr>
          <w:b/>
          <w:bCs/>
        </w:rPr>
        <w:t xml:space="preserve">第</w:t>
      </w:r>
      <w:r>
        <w:rPr>
          <w:b/>
          <w:bCs/>
        </w:rPr>
        <w:t xml:space="preserve">2.3</w:t>
      </w:r>
      <w:r>
        <w:rPr>
          <w:b/>
          <w:bCs/>
        </w:rPr>
        <w:t xml:space="preserve">条（利用料金）</w:t>
      </w:r>
    </w:p>
    <w:p>
      <w:pPr>
        <w:pStyle w:val="ListParagraph"/>
        <w:numPr>
          <w:ilvl w:val="0"/>
          <w:numId w:val="6"/>
        </w:numPr>
        <w:rPr/>
      </w:pPr>
      <w:r>
        <w:t xml:space="preserve">本サービスの利用は有料であり、顧客は本サービスの利用の対価として当社所定の利用料金（以下「本サービス利用料金」という。）を支払わなければならない。本サービス利用料金は、当社が別途顧客に対して提示する条件に従うものとする。</w:t>
      </w:r>
    </w:p>
    <w:p>
      <w:pPr>
        <w:pStyle w:val="ListParagraph"/>
        <w:numPr>
          <w:ilvl w:val="0"/>
          <w:numId w:val="6"/>
        </w:numPr>
        <w:rPr/>
      </w:pPr>
      <w:r>
        <w:t xml:space="preserve">本サービス利用料金の支払方法及び支払時期等は、当社が別途顧客に対して提示する条件に従うものとする。</w:t>
      </w:r>
    </w:p>
    <w:p>
      <w:pPr>
        <w:pStyle w:val="Normal"/>
        <w:rPr/>
      </w:pPr>
      <w:r/>
    </w:p>
    <w:p>
      <w:pPr>
        <w:pStyle w:val="Normal"/>
        <w:rPr>
          <w:b/>
          <w:bCs/>
        </w:rPr>
      </w:pPr>
      <w:r>
        <w:rPr>
          <w:b/>
          <w:bCs/>
        </w:rPr>
        <w:t xml:space="preserve">第</w:t>
      </w:r>
      <w:r>
        <w:rPr>
          <w:b/>
          <w:bCs/>
        </w:rPr>
        <w:t xml:space="preserve">2.4</w:t>
      </w:r>
      <w:r>
        <w:rPr>
          <w:b/>
          <w:bCs/>
        </w:rPr>
        <w:t xml:space="preserve">条（契約期間）</w:t>
      </w:r>
    </w:p>
    <w:p>
      <w:pPr>
        <w:pStyle w:val="Normal"/>
        <w:ind w:left="420"/>
        <w:rPr/>
      </w:pPr>
      <w:r>
        <w:t xml:space="preserve">本サービス利用契約の契約期間及び更新条件は、当社が別途顧客に対して提示する条件に従うものとする。</w:t>
      </w:r>
    </w:p>
    <w:p>
      <w:pPr>
        <w:pStyle w:val="Normal"/>
        <w:ind w:left="420"/>
        <w:rPr/>
      </w:pPr>
      <w:r/>
    </w:p>
    <w:p>
      <w:pPr>
        <w:pStyle w:val="Normal"/>
        <w:jc w:val="center"/>
        <w:rPr>
          <w:b/>
          <w:bCs/>
        </w:rPr>
      </w:pPr>
      <w:r>
        <w:rPr>
          <w:b/>
          <w:bCs/>
        </w:rPr>
        <w:t xml:space="preserve">第</w:t>
      </w:r>
      <w:r>
        <w:rPr>
          <w:b/>
          <w:bCs/>
        </w:rPr>
        <w:t xml:space="preserve">3</w:t>
      </w:r>
      <w:r>
        <w:rPr>
          <w:b/>
          <w:bCs/>
        </w:rPr>
        <w:t xml:space="preserve">章　利用者情報の取得・利用等</w:t>
      </w:r>
    </w:p>
    <w:p>
      <w:pPr>
        <w:pStyle w:val="Normal"/>
        <w:rPr>
          <w:b/>
          <w:bCs/>
        </w:rPr>
      </w:pPr>
      <w:r>
        <w:rPr>
          <w:b/>
          <w:bCs/>
        </w:rPr>
      </w:r>
    </w:p>
    <w:p>
      <w:pPr>
        <w:pStyle w:val="Normal"/>
        <w:rPr>
          <w:b/>
          <w:bCs/>
        </w:rPr>
      </w:pPr>
      <w:r>
        <w:rPr>
          <w:b/>
          <w:bCs/>
        </w:rPr>
        <w:t xml:space="preserve">第</w:t>
      </w:r>
      <w:r>
        <w:rPr>
          <w:b/>
          <w:bCs/>
        </w:rPr>
        <w:t xml:space="preserve">3.1</w:t>
      </w:r>
      <w:r>
        <w:rPr>
          <w:b/>
          <w:bCs/>
        </w:rPr>
        <w:t xml:space="preserve">条（利用者情報の取得・利用等）</w:t>
      </w:r>
    </w:p>
    <w:p>
      <w:pPr>
        <w:pStyle w:val="ListParagraph"/>
        <w:numPr>
          <w:ilvl w:val="0"/>
          <w:numId w:val="7"/>
        </w:numPr>
        <w:rPr/>
      </w:pPr>
      <w:r>
        <w:t xml:space="preserve">顧客及び利用者は、本サービスの利用に際して、本ソフトウェアを通じて又はその他の方法により、当社が下記各号に定める情報を含む利用者情報を取得することに同意する。なお、利用者情報には、個人情報（個人情報の保護に関する法律に定める個人情報をいう。以下同じ。）が含まれる場合がある。</w:t>
      </w:r>
    </w:p>
    <w:p>
      <w:pPr>
        <w:pStyle w:val="ListParagraph"/>
        <w:numPr>
          <w:ilvl w:val="0"/>
          <w:numId w:val="8"/>
        </w:numPr>
        <w:rPr/>
      </w:pPr>
      <w:r>
        <w:t xml:space="preserve">顧客及び利用者が本サービス利用契約締結時に登録した住所、氏名、メールアドレス等の情報</w:t>
      </w:r>
    </w:p>
    <w:p>
      <w:pPr>
        <w:pStyle w:val="ListParagraph"/>
        <w:numPr>
          <w:ilvl w:val="0"/>
          <w:numId w:val="8"/>
        </w:numPr>
        <w:rPr/>
      </w:pPr>
      <w:r>
        <w:t xml:space="preserve">顧客の管理責任者の氏名、メールアドレス等の情報</w:t>
      </w:r>
    </w:p>
    <w:p>
      <w:pPr>
        <w:pStyle w:val="ListParagraph"/>
        <w:numPr>
          <w:ilvl w:val="0"/>
          <w:numId w:val="8"/>
        </w:numPr>
        <w:rPr/>
      </w:pPr>
      <w:r>
        <w:t xml:space="preserve">雇用、委任等の形態を問わず、外形上顧客及び利用者のために利用者のログイン</w:t>
      </w:r>
      <w:r>
        <w:t xml:space="preserve">ID</w:t>
      </w:r>
      <w:r>
        <w:t xml:space="preserve">及びパスワードを用いて本サービスを利用する個人が利用時に登録した氏名、メールアドレス等の情報</w:t>
      </w:r>
    </w:p>
    <w:p>
      <w:pPr>
        <w:pStyle w:val="ListParagraph"/>
        <w:numPr>
          <w:ilvl w:val="0"/>
          <w:numId w:val="8"/>
        </w:numPr>
        <w:rPr/>
      </w:pPr>
      <w:r>
        <w:t xml:space="preserve">本ソフトウェアの利用履歴</w:t>
      </w:r>
    </w:p>
    <w:p>
      <w:pPr>
        <w:pStyle w:val="ListParagraph"/>
        <w:numPr>
          <w:ilvl w:val="0"/>
          <w:numId w:val="8"/>
        </w:numPr>
        <w:rPr/>
      </w:pPr>
      <w:r>
        <w:t xml:space="preserve">その他、本サービスの性能を実現するために必要な情報</w:t>
      </w:r>
    </w:p>
    <w:p>
      <w:pPr>
        <w:pStyle w:val="ListParagraph"/>
        <w:numPr>
          <w:ilvl w:val="0"/>
          <w:numId w:val="7"/>
        </w:numPr>
        <w:rPr/>
      </w:pPr>
      <w:r>
        <w:t xml:space="preserve">顧客及び利用者は、当社及び委託先が、下記各号に定める目的のために利用者情報を閲覧、利用及び管理することをあらかじめ同意する。</w:t>
      </w:r>
    </w:p>
    <w:p>
      <w:pPr>
        <w:pStyle w:val="ListParagraph"/>
        <w:numPr>
          <w:ilvl w:val="0"/>
          <w:numId w:val="9"/>
        </w:numPr>
        <w:rPr/>
      </w:pPr>
      <w:r>
        <w:t xml:space="preserve">顧客及び利用者に対し本サービス及びこれに付随するサービスを提供する目的</w:t>
      </w:r>
    </w:p>
    <w:p>
      <w:pPr>
        <w:pStyle w:val="ListParagraph"/>
        <w:numPr>
          <w:ilvl w:val="0"/>
          <w:numId w:val="9"/>
        </w:numPr>
        <w:rPr/>
      </w:pPr>
      <w:r>
        <w:t xml:space="preserve">メンテナンス又はセキュリティ上の対応等を実施する目的</w:t>
      </w:r>
    </w:p>
    <w:p>
      <w:pPr>
        <w:pStyle w:val="ListParagraph"/>
        <w:numPr>
          <w:ilvl w:val="0"/>
          <w:numId w:val="9"/>
        </w:numPr>
        <w:rPr/>
      </w:pPr>
      <w:r>
        <w:t xml:space="preserve">顧客及び利用者へのアフターサービスを実施する目的</w:t>
      </w:r>
    </w:p>
    <w:p>
      <w:pPr>
        <w:pStyle w:val="ListParagraph"/>
        <w:numPr>
          <w:ilvl w:val="0"/>
          <w:numId w:val="9"/>
        </w:numPr>
        <w:rPr/>
      </w:pPr>
      <w:r>
        <w:t xml:space="preserve">本ソフトウェアを開発、提供又は保守等する目的</w:t>
      </w:r>
    </w:p>
    <w:p>
      <w:pPr>
        <w:pStyle w:val="ListParagraph"/>
        <w:numPr>
          <w:ilvl w:val="0"/>
          <w:numId w:val="9"/>
        </w:numPr>
        <w:rPr/>
      </w:pPr>
      <w:r>
        <w:t xml:space="preserve">顧客及び利用者以外の者に対するアフターサービスその他のサポート体制を向上させる目的</w:t>
      </w:r>
    </w:p>
    <w:p>
      <w:pPr>
        <w:pStyle w:val="ListParagraph"/>
        <w:numPr>
          <w:ilvl w:val="0"/>
          <w:numId w:val="9"/>
        </w:numPr>
        <w:rPr/>
      </w:pPr>
      <w:r>
        <w:t xml:space="preserve">当社の製品・サービスの開発・改善等のために利用する目的</w:t>
      </w:r>
    </w:p>
    <w:p>
      <w:pPr>
        <w:pStyle w:val="ListParagraph"/>
        <w:numPr>
          <w:ilvl w:val="0"/>
          <w:numId w:val="9"/>
        </w:numPr>
        <w:rPr/>
      </w:pPr>
      <w:r>
        <w:t xml:space="preserve">統計数値その他匿名データの作成及びその分析のために利用する目的</w:t>
      </w:r>
    </w:p>
    <w:p>
      <w:pPr>
        <w:pStyle w:val="ListParagraph"/>
        <w:numPr>
          <w:ilvl w:val="0"/>
          <w:numId w:val="9"/>
        </w:numPr>
        <w:rPr/>
      </w:pPr>
      <w:r>
        <w:t xml:space="preserve">当社と顧客及び利用者との間のコミュニケーション（アンケート、問い合わせ対応等を含む）</w:t>
      </w:r>
    </w:p>
    <w:p>
      <w:pPr>
        <w:pStyle w:val="ListParagraph"/>
        <w:numPr>
          <w:ilvl w:val="0"/>
          <w:numId w:val="9"/>
        </w:numPr>
        <w:rPr/>
      </w:pPr>
      <w:r>
        <w:t xml:space="preserve">本サービスの不正利用（なりすまし等）の防止</w:t>
      </w:r>
    </w:p>
    <w:p>
      <w:pPr>
        <w:pStyle w:val="ListParagraph"/>
        <w:numPr>
          <w:ilvl w:val="0"/>
          <w:numId w:val="9"/>
        </w:numPr>
        <w:rPr/>
      </w:pPr>
      <w:r>
        <w:t xml:space="preserve">紛争、訴訟等の対応</w:t>
      </w:r>
    </w:p>
    <w:p>
      <w:pPr>
        <w:pStyle w:val="ListParagraph"/>
        <w:numPr>
          <w:ilvl w:val="0"/>
          <w:numId w:val="9"/>
        </w:numPr>
        <w:rPr/>
      </w:pPr>
      <w:r>
        <w:t xml:space="preserve">当社のその他の事業目的（開発、設計、エンジニアリング、生産、販売又は本サービスの提供・改善を含むがこれらに限られない。）を遂行する目的</w:t>
      </w:r>
    </w:p>
    <w:p>
      <w:pPr>
        <w:pStyle w:val="ListParagraph"/>
        <w:numPr>
          <w:ilvl w:val="0"/>
          <w:numId w:val="7"/>
        </w:numPr>
        <w:rPr/>
      </w:pPr>
      <w:r>
        <w:t xml:space="preserve">前項に定める場合を除き、当社は、匿名データ以外の利用者情報を第三者に提供するときは、顧客又は利用者の承諾を得るものとする。但し、以下の場合はこの限りでない。</w:t>
      </w:r>
    </w:p>
    <w:p>
      <w:pPr>
        <w:pStyle w:val="ListParagraph"/>
        <w:numPr>
          <w:ilvl w:val="0"/>
          <w:numId w:val="10"/>
        </w:numPr>
        <w:rPr/>
      </w:pPr>
      <w:r>
        <w:t xml:space="preserve">法令に基づいて、開示が必要であると当社が合理的に判断した場合</w:t>
      </w:r>
    </w:p>
    <w:p>
      <w:pPr>
        <w:pStyle w:val="ListParagraph"/>
        <w:numPr>
          <w:ilvl w:val="0"/>
          <w:numId w:val="10"/>
        </w:numPr>
        <w:rPr/>
      </w:pPr>
      <w:r>
        <w:t xml:space="preserve">人の生命、身体又は財産の保護のために必要がある場合であって、本人の同意を得ることが困難であると判断した場合</w:t>
      </w:r>
    </w:p>
    <w:p>
      <w:pPr>
        <w:pStyle w:val="ListParagraph"/>
        <w:numPr>
          <w:ilvl w:val="0"/>
          <w:numId w:val="10"/>
        </w:numPr>
        <w:rPr/>
      </w:pPr>
      <w:r>
        <w:t xml:space="preserve">公衆衛生の向上又は児童の健全な育成の推進のために特に必要がある場合であって、本人の同意を得ることが困難であると判断した場合</w:t>
      </w:r>
    </w:p>
    <w:p>
      <w:pPr>
        <w:pStyle w:val="ListParagraph"/>
        <w:numPr>
          <w:ilvl w:val="0"/>
          <w:numId w:val="10"/>
        </w:numPr>
        <w:rPr/>
      </w:pPr>
      <w:r>
        <w:t xml:space="preserve">国の機関若しくは地方公共団体又はその委託を受けた者が法令の定める事務を遂行することに対して協力する必要がある場合であって、本人の同意を得ることにより当該事務の遂行に支障を及ぼすおそれがあると判断した場合</w:t>
      </w:r>
    </w:p>
    <w:p>
      <w:pPr>
        <w:pStyle w:val="ListParagraph"/>
        <w:numPr>
          <w:ilvl w:val="0"/>
          <w:numId w:val="10"/>
        </w:numPr>
        <w:rPr/>
      </w:pPr>
      <w:r>
        <w:t xml:space="preserve">合併その他の事由により本サービスの権利者、サービスの主体が変更され、サービスの継続のため個人情報を移管する必要があると判断した場合</w:t>
      </w:r>
    </w:p>
    <w:p>
      <w:pPr>
        <w:pStyle w:val="ListParagraph"/>
        <w:numPr>
          <w:ilvl w:val="0"/>
          <w:numId w:val="7"/>
        </w:numPr>
        <w:rPr/>
      </w:pPr>
      <w:r>
        <w:t xml:space="preserve">顧客及び利用者は、個人情報保護法その他の法令を遵守の上、自身の責任において、利用者情報を第三者に提供することができる。かかる第三者に対する利用者情報の提供に関して、当社は一切責任を負わず、当該第三者への利用者情報の提供により又はこれに関連して当社が損害を被った場合、顧客及び利用者はその損害を補償する。</w:t>
      </w:r>
    </w:p>
    <w:p>
      <w:pPr>
        <w:pStyle w:val="ListParagraph"/>
        <w:numPr>
          <w:ilvl w:val="0"/>
          <w:numId w:val="7"/>
        </w:numPr>
        <w:rPr/>
      </w:pPr>
      <w:r>
        <w:t xml:space="preserve">顧客及び利用者は、本サービスの利用による利用者情報の提供に際して、本データの主体又は本ハードウェアを利用若しくは所持する主体が顧客及び利用者と異なる場合には、情報の取得について当該主体に対して十分な説明を実施するものとする。</w:t>
      </w:r>
    </w:p>
    <w:p>
      <w:pPr>
        <w:pStyle w:val="ListParagraph"/>
        <w:numPr>
          <w:ilvl w:val="0"/>
          <w:numId w:val="7"/>
        </w:numPr>
        <w:rPr/>
      </w:pPr>
      <w:r>
        <w:t xml:space="preserve">顧客及び利用者は、利用者情報のうち、個人情報に該当するため送信を希望しない情報がある場合には、当該情報の削除を行う又は当社に削除を依頼することができる。この場合、当該情報が取得されないことにより、本サービスの機能の一部が利用できなくなることがあることを了承する。</w:t>
      </w:r>
    </w:p>
    <w:p>
      <w:pPr>
        <w:pStyle w:val="Normal"/>
        <w:rPr/>
      </w:pPr>
      <w:r/>
    </w:p>
    <w:p>
      <w:pPr>
        <w:pStyle w:val="Normal"/>
        <w:rPr>
          <w:b/>
          <w:bCs/>
        </w:rPr>
      </w:pPr>
      <w:r>
        <w:rPr>
          <w:b/>
          <w:bCs/>
        </w:rPr>
        <w:t xml:space="preserve">第</w:t>
      </w:r>
      <w:r>
        <w:rPr>
          <w:b/>
          <w:bCs/>
        </w:rPr>
        <w:t xml:space="preserve">3.2</w:t>
      </w:r>
      <w:r>
        <w:rPr>
          <w:b/>
          <w:bCs/>
        </w:rPr>
        <w:t xml:space="preserve">条（個人情報の保護）</w:t>
      </w:r>
    </w:p>
    <w:p>
      <w:pPr>
        <w:pStyle w:val="ListParagraph"/>
        <w:numPr>
          <w:ilvl w:val="0"/>
          <w:numId w:val="11"/>
        </w:numPr>
        <w:rPr/>
      </w:pPr>
      <w:r>
        <w:t xml:space="preserve">当社は、本サービスに関して取得した又は提供を受けた個人情報を、前条に定める利用目的の範囲内でのみ使用し、また、前条の規定に従い第三者に提供する。</w:t>
      </w:r>
    </w:p>
    <w:p>
      <w:pPr>
        <w:pStyle w:val="ListParagraph"/>
        <w:numPr>
          <w:ilvl w:val="0"/>
          <w:numId w:val="11"/>
        </w:numPr>
        <w:rPr/>
      </w:pPr>
      <w:r>
        <w:t xml:space="preserve">当社は、前項に定める個人情報を、当社ウェブサイト上で公開するプライバシーポリシーに従い、適切に取り扱うものとする。</w:t>
      </w:r>
    </w:p>
    <w:p>
      <w:pPr>
        <w:pStyle w:val="Normal"/>
        <w:rPr/>
      </w:pPr>
      <w:r/>
    </w:p>
    <w:p>
      <w:pPr>
        <w:pStyle w:val="Normal"/>
        <w:rPr>
          <w:b/>
          <w:bCs/>
        </w:rPr>
      </w:pPr>
      <w:r>
        <w:rPr>
          <w:b/>
          <w:bCs/>
        </w:rPr>
        <w:t xml:space="preserve">第</w:t>
      </w:r>
      <w:r>
        <w:rPr>
          <w:b/>
          <w:bCs/>
        </w:rPr>
        <w:t xml:space="preserve">3.3</w:t>
      </w:r>
      <w:r>
        <w:rPr>
          <w:b/>
          <w:bCs/>
        </w:rPr>
        <w:t xml:space="preserve">条（利害関係者の同意等）</w:t>
      </w:r>
    </w:p>
    <w:p>
      <w:pPr>
        <w:pStyle w:val="ListParagraph"/>
        <w:numPr>
          <w:ilvl w:val="0"/>
          <w:numId w:val="12"/>
        </w:numPr>
        <w:rPr/>
      </w:pPr>
      <w:r>
        <w:t xml:space="preserve">顧客及び利用者は、利用者情報に第三者の情報が含まれる場合は、当該情報を当社に提供する前に、第</w:t>
      </w:r>
      <w:r>
        <w:t xml:space="preserve">3.1</w:t>
      </w:r>
      <w:r>
        <w:t xml:space="preserve">条の内容につき当該第三者の同意を得るものとする。</w:t>
      </w:r>
    </w:p>
    <w:p>
      <w:pPr>
        <w:pStyle w:val="ListParagraph"/>
        <w:numPr>
          <w:ilvl w:val="0"/>
          <w:numId w:val="12"/>
        </w:numPr>
        <w:rPr/>
      </w:pPr>
      <w:r>
        <w:t xml:space="preserve">顧客及び利用者は、本サービスの利用開始時及び利用期間中において、前項の同意を取得していること、利用者情報について適法な権利を有していること及び第</w:t>
      </w:r>
      <w:r>
        <w:t xml:space="preserve">3.1</w:t>
      </w:r>
      <w:r>
        <w:t xml:space="preserve">条第</w:t>
      </w:r>
      <w:r>
        <w:t xml:space="preserve">2</w:t>
      </w:r>
      <w:r>
        <w:t xml:space="preserve">項各号に定める利用者情報の利用が第三者の権利を侵害しないことを保証する。顧客及び利用者は、当該保証の違反により第三者との間で生じた紛争等について、自らの責任において対処するものとし、当社はこれらに関して一切責任を負わない。</w:t>
      </w:r>
    </w:p>
    <w:p>
      <w:pPr>
        <w:pStyle w:val="Normal"/>
        <w:rPr/>
      </w:pPr>
      <w:r/>
    </w:p>
    <w:p>
      <w:pPr>
        <w:pStyle w:val="Normal"/>
        <w:jc w:val="center"/>
        <w:rPr>
          <w:b/>
          <w:bCs/>
        </w:rPr>
      </w:pPr>
      <w:r>
        <w:rPr>
          <w:b/>
          <w:bCs/>
        </w:rPr>
        <w:t xml:space="preserve">第</w:t>
      </w:r>
      <w:r>
        <w:rPr>
          <w:b/>
          <w:bCs/>
        </w:rPr>
        <w:t xml:space="preserve">4</w:t>
      </w:r>
      <w:r>
        <w:rPr>
          <w:b/>
          <w:bCs/>
        </w:rPr>
        <w:t xml:space="preserve">章　本データの取得・管理等</w:t>
      </w:r>
    </w:p>
    <w:p>
      <w:pPr>
        <w:pStyle w:val="Normal"/>
        <w:rPr>
          <w:b/>
          <w:bCs/>
        </w:rPr>
      </w:pPr>
      <w:r>
        <w:rPr>
          <w:b/>
          <w:bCs/>
        </w:rPr>
      </w:r>
    </w:p>
    <w:p>
      <w:pPr>
        <w:pStyle w:val="Normal"/>
        <w:rPr>
          <w:b/>
          <w:bCs/>
        </w:rPr>
      </w:pPr>
      <w:r>
        <w:rPr>
          <w:b/>
          <w:bCs/>
        </w:rPr>
        <w:t xml:space="preserve">第</w:t>
      </w:r>
      <w:r>
        <w:rPr>
          <w:b/>
          <w:bCs/>
        </w:rPr>
        <w:t xml:space="preserve">4.1</w:t>
      </w:r>
      <w:r>
        <w:rPr>
          <w:b/>
          <w:bCs/>
        </w:rPr>
        <w:t xml:space="preserve">条（本データの取得・管理等）</w:t>
      </w:r>
    </w:p>
    <w:p>
      <w:pPr>
        <w:pStyle w:val="ListParagraph"/>
        <w:numPr>
          <w:ilvl w:val="0"/>
          <w:numId w:val="13"/>
        </w:numPr>
        <w:rPr/>
      </w:pPr>
      <w:r>
        <w:t xml:space="preserve">顧客及び利用者は、本データが、当社が管理するクラウドサーバに送信、保存、管理されることに同意する。なお、当該サーバでの本データの保存期間は</w:t>
      </w:r>
      <w:ins w:id="1" w:author="池水" w:date="2026-07-18T11:13:52Z">
        <w:r>
          <w:t xml:space="preserve">最長</w:t>
        </w:r>
      </w:ins>
      <w:r>
        <w:t xml:space="preserve">2</w:t>
      </w:r>
      <w:r>
        <w:t xml:space="preserve">年間とし、当社は、保存期間を経過した本データを当該サーバから削除できるものとする。</w:t>
      </w:r>
    </w:p>
    <w:p>
      <w:pPr>
        <w:pStyle w:val="ListParagraph"/>
        <w:numPr>
          <w:ilvl w:val="0"/>
          <w:numId w:val="13"/>
        </w:numPr>
        <w:rPr/>
      </w:pPr>
      <w:r>
        <w:t xml:space="preserve">顧客及び利用者は、当社が、下記各号に定める目的のために本データを閲覧、利用及び管理することをあらかじめ同意する。</w:t>
      </w:r>
    </w:p>
    <w:p>
      <w:pPr>
        <w:pStyle w:val="ListParagraph"/>
        <w:numPr>
          <w:ilvl w:val="0"/>
          <w:numId w:val="14"/>
        </w:numPr>
        <w:rPr/>
      </w:pPr>
      <w:r>
        <w:t xml:space="preserve">顧客及び利用者に対し本サービス及びこれに付随するサービスを提供する目的</w:t>
      </w:r>
    </w:p>
    <w:p>
      <w:pPr>
        <w:pStyle w:val="ListParagraph"/>
        <w:numPr>
          <w:ilvl w:val="0"/>
          <w:numId w:val="14"/>
        </w:numPr>
        <w:rPr/>
      </w:pPr>
      <w:r>
        <w:t xml:space="preserve">メンテナンス又はセキュリティ上の対応等を実施する目的</w:t>
      </w:r>
    </w:p>
    <w:p>
      <w:pPr>
        <w:pStyle w:val="ListParagraph"/>
        <w:numPr>
          <w:ilvl w:val="0"/>
          <w:numId w:val="14"/>
        </w:numPr>
        <w:rPr/>
      </w:pPr>
      <w:r>
        <w:t xml:space="preserve">顧客及び利用者へのアフターサービスを実施する目的</w:t>
      </w:r>
    </w:p>
    <w:p>
      <w:pPr>
        <w:pStyle w:val="ListParagraph"/>
        <w:numPr>
          <w:ilvl w:val="0"/>
          <w:numId w:val="14"/>
        </w:numPr>
        <w:rPr/>
      </w:pPr>
      <w:r>
        <w:t xml:space="preserve">本ソフトウェアを開発又は保守等する目的</w:t>
      </w:r>
    </w:p>
    <w:p>
      <w:pPr>
        <w:pStyle w:val="ListParagraph"/>
        <w:numPr>
          <w:ilvl w:val="0"/>
          <w:numId w:val="14"/>
        </w:numPr>
        <w:rPr/>
      </w:pPr>
      <w:r>
        <w:t xml:space="preserve">統計数値の作成及びその分析のために利用する目的</w:t>
      </w:r>
    </w:p>
    <w:p>
      <w:pPr>
        <w:pStyle w:val="ListParagraph"/>
        <w:numPr>
          <w:ilvl w:val="0"/>
          <w:numId w:val="14"/>
        </w:numPr>
        <w:rPr/>
      </w:pPr>
      <w:r>
        <w:t xml:space="preserve">本サービスの不正利用（なりすまし等）の防止</w:t>
      </w:r>
    </w:p>
    <w:p>
      <w:pPr>
        <w:pStyle w:val="ListParagraph"/>
        <w:numPr>
          <w:ilvl w:val="0"/>
          <w:numId w:val="14"/>
        </w:numPr>
        <w:rPr/>
      </w:pPr>
      <w:r>
        <w:t xml:space="preserve">紛争、訴訟等の対応</w:t>
      </w:r>
    </w:p>
    <w:p>
      <w:pPr>
        <w:pStyle w:val="ListParagraph"/>
        <w:numPr>
          <w:ilvl w:val="0"/>
          <w:numId w:val="13"/>
        </w:numPr>
        <w:rPr/>
      </w:pPr>
      <w:r>
        <w:t xml:space="preserve">顧客及び利用者は、当社が匿名データを第三者に提供する場合があることをあらかじめ同意する。</w:t>
      </w:r>
    </w:p>
    <w:p>
      <w:pPr>
        <w:pStyle w:val="ListParagraph"/>
        <w:numPr>
          <w:ilvl w:val="0"/>
          <w:numId w:val="13"/>
        </w:numPr>
        <w:rPr/>
      </w:pPr>
      <w:r>
        <w:t xml:space="preserve">前二項の場合を除き、当社は、匿名データ以外の本データを第三者に提供するときは、顧客及び利用者の承諾を得るものとする。ただし、法令の定めに基づく場合又は権限ある官公署からの要求を受けた場合はこの限りではない。</w:t>
      </w:r>
    </w:p>
    <w:p>
      <w:pPr>
        <w:pStyle w:val="ListParagraph"/>
        <w:numPr>
          <w:ilvl w:val="0"/>
          <w:numId w:val="13"/>
        </w:numPr>
        <w:rPr/>
      </w:pPr>
      <w:r>
        <w:t xml:space="preserve">顧客及び利用者は、個人情報保護法その他の法令を遵守の上、自身の責任において、本データを第三者に提供することができる。かかる第三者に対する本データの提供に関して、当社は一切責任を負わず、当該第三者への本データの提供により又はこれに関連して当社が損害を被った場合、顧客及び利用者はその損害を補償する。</w:t>
      </w:r>
    </w:p>
    <w:p>
      <w:pPr>
        <w:pStyle w:val="ListParagraph"/>
        <w:numPr>
          <w:ilvl w:val="0"/>
          <w:numId w:val="13"/>
        </w:numPr>
        <w:rPr/>
      </w:pPr>
      <w:r>
        <w:t xml:space="preserve">顧客及び利用者は、第</w:t>
      </w:r>
      <w:r>
        <w:t xml:space="preserve">2</w:t>
      </w:r>
      <w:r>
        <w:t xml:space="preserve">項に基づく当社による本データの利用等及び顧客又は利用者から第三者への本データの提供に際して、本データの主体又は本ハードウェアを利用若しくは所持する主体が顧客及び利用者と異なる場合には、本データの取得について当該主体に対して十分な説明を実施するものとする。</w:t>
      </w:r>
    </w:p>
    <w:p>
      <w:pPr>
        <w:pStyle w:val="ListParagraph"/>
        <w:ind w:left="440"/>
        <w:rPr/>
      </w:pPr>
      <w:r/>
    </w:p>
    <w:p>
      <w:pPr>
        <w:pStyle w:val="Normal"/>
        <w:rPr>
          <w:b/>
          <w:bCs/>
        </w:rPr>
      </w:pPr>
      <w:r>
        <w:rPr>
          <w:b/>
          <w:bCs/>
        </w:rPr>
        <w:t xml:space="preserve">第</w:t>
      </w:r>
      <w:r>
        <w:rPr>
          <w:b/>
          <w:bCs/>
        </w:rPr>
        <w:t xml:space="preserve">4.2</w:t>
      </w:r>
      <w:r>
        <w:rPr>
          <w:b/>
          <w:bCs/>
        </w:rPr>
        <w:t xml:space="preserve">条（利害関係者の同意等）</w:t>
      </w:r>
    </w:p>
    <w:p>
      <w:pPr>
        <w:pStyle w:val="ListParagraph"/>
        <w:numPr>
          <w:ilvl w:val="0"/>
          <w:numId w:val="15"/>
        </w:numPr>
        <w:rPr/>
      </w:pPr>
      <w:r>
        <w:t xml:space="preserve">顧客及び利用者は、本データに第三者の情報が含まれる場合は、当該情報を提供する前に、第</w:t>
      </w:r>
      <w:r>
        <w:t xml:space="preserve">4.1</w:t>
      </w:r>
      <w:r>
        <w:t xml:space="preserve">条の内容につき当該第三者の同意を得るものとする。</w:t>
      </w:r>
    </w:p>
    <w:p>
      <w:pPr>
        <w:pStyle w:val="ListParagraph"/>
        <w:numPr>
          <w:ilvl w:val="0"/>
          <w:numId w:val="15"/>
        </w:numPr>
        <w:rPr/>
      </w:pPr>
      <w:r>
        <w:t xml:space="preserve">顧客及び利用者は、本サービスの利用開始時及びその利用期間中において、前項の同意を取得していること、本データについて適法な権利を有していること及び第</w:t>
      </w:r>
      <w:r>
        <w:t xml:space="preserve">4.1</w:t>
      </w:r>
      <w:r>
        <w:t xml:space="preserve">条第</w:t>
      </w:r>
      <w:r>
        <w:t xml:space="preserve">2</w:t>
      </w:r>
      <w:r>
        <w:t xml:space="preserve">項各号に定める当社による本データの利用が第三者の権利を侵害しないことを保証する。顧客及び利用者は、当該保証の違反により第三者との間で生じた紛争等について、自らの責任において対処するものとし、当社はこれらに関して一切責任を負わない。</w:t>
      </w:r>
    </w:p>
    <w:p>
      <w:pPr>
        <w:pStyle w:val="ListParagraph"/>
        <w:ind w:left="440"/>
        <w:rPr/>
      </w:pPr>
      <w:r/>
    </w:p>
    <w:p>
      <w:pPr>
        <w:pStyle w:val="Normal"/>
        <w:jc w:val="center"/>
        <w:rPr>
          <w:b/>
          <w:bCs/>
        </w:rPr>
      </w:pPr>
      <w:r>
        <w:rPr>
          <w:b/>
          <w:bCs/>
        </w:rPr>
        <w:t xml:space="preserve">第</w:t>
      </w:r>
      <w:r>
        <w:rPr>
          <w:b/>
          <w:bCs/>
        </w:rPr>
        <w:t xml:space="preserve">5</w:t>
      </w:r>
      <w:r>
        <w:rPr>
          <w:b/>
          <w:bCs/>
        </w:rPr>
        <w:t xml:space="preserve">章　禁止事項</w:t>
      </w:r>
    </w:p>
    <w:p>
      <w:pPr>
        <w:pStyle w:val="Normal"/>
        <w:rPr>
          <w:b/>
          <w:bCs/>
        </w:rPr>
      </w:pPr>
      <w:r>
        <w:rPr>
          <w:b/>
          <w:bCs/>
        </w:rPr>
      </w:r>
    </w:p>
    <w:p>
      <w:pPr>
        <w:pStyle w:val="Normal"/>
        <w:rPr>
          <w:b/>
          <w:bCs/>
        </w:rPr>
      </w:pPr>
      <w:r>
        <w:rPr>
          <w:b/>
          <w:bCs/>
        </w:rPr>
        <w:t xml:space="preserve">第</w:t>
      </w:r>
      <w:r>
        <w:rPr>
          <w:b/>
          <w:bCs/>
        </w:rPr>
        <w:t xml:space="preserve">5.1</w:t>
      </w:r>
      <w:r>
        <w:rPr>
          <w:b/>
          <w:bCs/>
        </w:rPr>
        <w:t xml:space="preserve">条（禁止事項）</w:t>
      </w:r>
    </w:p>
    <w:p>
      <w:pPr>
        <w:pStyle w:val="Normal"/>
        <w:ind w:left="420"/>
        <w:rPr/>
      </w:pPr>
      <w:r>
        <w:t xml:space="preserve">顧客及び利用者は、本サービスの利用に際して、下記各号の行為を行ってはならない。なお、当社は、下記各号に該当する行為に関連する情報及びデータについては、任意に削除することができる。</w:t>
      </w:r>
    </w:p>
    <w:p>
      <w:pPr>
        <w:pStyle w:val="ListParagraph"/>
        <w:numPr>
          <w:ilvl w:val="0"/>
          <w:numId w:val="16"/>
        </w:numPr>
        <w:rPr/>
      </w:pPr>
      <w:r>
        <w:t xml:space="preserve">当社若しくは第三者の知的財産権その他の権利を侵害する行為又は侵害するおそれのある行為</w:t>
      </w:r>
    </w:p>
    <w:p>
      <w:pPr>
        <w:pStyle w:val="ListParagraph"/>
        <w:numPr>
          <w:ilvl w:val="0"/>
          <w:numId w:val="16"/>
        </w:numPr>
        <w:rPr/>
      </w:pPr>
      <w:r>
        <w:t xml:space="preserve">本サービスの内容や本サービスにおいて利用しうる情報を改ざん又は消去する行為</w:t>
      </w:r>
    </w:p>
    <w:p>
      <w:pPr>
        <w:pStyle w:val="ListParagraph"/>
        <w:numPr>
          <w:ilvl w:val="0"/>
          <w:numId w:val="16"/>
        </w:numPr>
        <w:rPr/>
      </w:pPr>
      <w:r>
        <w:t xml:space="preserve">匿名データに係る個人又は顧客を識別するために当該匿名データを他の情報と照合し、また、当該本人を特定する行為又はこれらの照合若しくは特定をしようとする行為</w:t>
      </w:r>
    </w:p>
    <w:p>
      <w:pPr>
        <w:pStyle w:val="ListParagraph"/>
        <w:numPr>
          <w:ilvl w:val="0"/>
          <w:numId w:val="16"/>
        </w:numPr>
        <w:rPr/>
      </w:pPr>
      <w:r>
        <w:t xml:space="preserve">本ハードウェア又は本ソフトウェアの全部又は一部を変更、リバースエンジニアリング、逆コンパイル、分解し、それらの派生物を生成し、その他の方法でソースコードを解読する等の行為</w:t>
      </w:r>
    </w:p>
    <w:p>
      <w:pPr>
        <w:pStyle w:val="ListParagraph"/>
        <w:numPr>
          <w:ilvl w:val="0"/>
          <w:numId w:val="16"/>
        </w:numPr>
        <w:rPr/>
      </w:pPr>
      <w:r>
        <w:t xml:space="preserve">本規約に定める以外の目的又は方法で、本サービスを利用する行為</w:t>
      </w:r>
    </w:p>
    <w:p>
      <w:pPr>
        <w:pStyle w:val="ListParagraph"/>
        <w:numPr>
          <w:ilvl w:val="0"/>
          <w:numId w:val="16"/>
        </w:numPr>
        <w:rPr/>
      </w:pPr>
      <w:r>
        <w:t xml:space="preserve">本規約若しくは本サービス利用契約に反する態様又は当社の判断により不適当とみなした態様で本サービスを利用する行為</w:t>
      </w:r>
    </w:p>
    <w:p>
      <w:pPr>
        <w:pStyle w:val="ListParagraph"/>
        <w:numPr>
          <w:ilvl w:val="0"/>
          <w:numId w:val="16"/>
        </w:numPr>
        <w:rPr/>
      </w:pPr>
      <w:r>
        <w:t xml:space="preserve">本規約又は本サービス利用契約に違反して、第三者に本サービスを利用させる行為</w:t>
      </w:r>
    </w:p>
    <w:p>
      <w:pPr>
        <w:pStyle w:val="ListParagraph"/>
        <w:numPr>
          <w:ilvl w:val="0"/>
          <w:numId w:val="16"/>
        </w:numPr>
        <w:rPr/>
      </w:pPr>
      <w:r>
        <w:t xml:space="preserve">第三者になりすまして本サービスを利用する行為</w:t>
      </w:r>
    </w:p>
    <w:p>
      <w:pPr>
        <w:pStyle w:val="ListParagraph"/>
        <w:numPr>
          <w:ilvl w:val="0"/>
          <w:numId w:val="16"/>
        </w:numPr>
        <w:rPr/>
      </w:pPr>
      <w:r>
        <w:t xml:space="preserve">法令又は公序良俗に違反する行為</w:t>
      </w:r>
    </w:p>
    <w:p>
      <w:pPr>
        <w:pStyle w:val="ListParagraph"/>
        <w:numPr>
          <w:ilvl w:val="0"/>
          <w:numId w:val="16"/>
        </w:numPr>
        <w:rPr/>
      </w:pPr>
      <w:r>
        <w:t xml:space="preserve">他者を差別若しくは誹謗中傷し、又はその名誉若しくは信用を毀損する行為</w:t>
      </w:r>
    </w:p>
    <w:p>
      <w:pPr>
        <w:pStyle w:val="ListParagraph"/>
        <w:numPr>
          <w:ilvl w:val="0"/>
          <w:numId w:val="16"/>
        </w:numPr>
        <w:rPr/>
      </w:pPr>
      <w:r>
        <w:t xml:space="preserve">詐欺等の犯罪に結びつく又は結びつくおそれがある行為</w:t>
      </w:r>
    </w:p>
    <w:p>
      <w:pPr>
        <w:pStyle w:val="ListParagraph"/>
        <w:numPr>
          <w:ilvl w:val="0"/>
          <w:numId w:val="16"/>
        </w:numPr>
        <w:rPr/>
      </w:pPr>
      <w:r>
        <w:t xml:space="preserve">わいせつ、児童ポルノ又は児童虐待にあたる画像、文書等を登録する行為</w:t>
      </w:r>
    </w:p>
    <w:p>
      <w:pPr>
        <w:pStyle w:val="ListParagraph"/>
        <w:numPr>
          <w:ilvl w:val="0"/>
          <w:numId w:val="16"/>
        </w:numPr>
        <w:rPr/>
      </w:pPr>
      <w:r>
        <w:t xml:space="preserve">無限連鎖講を開設し、又はこれを勧誘する行為</w:t>
      </w:r>
    </w:p>
    <w:p>
      <w:pPr>
        <w:pStyle w:val="ListParagraph"/>
        <w:numPr>
          <w:ilvl w:val="0"/>
          <w:numId w:val="16"/>
        </w:numPr>
        <w:rPr/>
      </w:pPr>
      <w:r>
        <w:t xml:space="preserve">コンピュータ・ウイルス等の有害なデータ、コンピュータ・プログラム等を登録する行為</w:t>
      </w:r>
    </w:p>
    <w:p>
      <w:pPr>
        <w:pStyle w:val="ListParagraph"/>
        <w:numPr>
          <w:ilvl w:val="0"/>
          <w:numId w:val="16"/>
        </w:numPr>
        <w:rPr/>
      </w:pPr>
      <w:r>
        <w:t xml:space="preserve">広告、宣伝若しくは勧誘のために本サービスを利用する行為、又は第三者が嫌悪感を抱く若しくはそのおそれのある表現を含む情報を本サービスに登録する行為</w:t>
      </w:r>
    </w:p>
    <w:p>
      <w:pPr>
        <w:pStyle w:val="ListParagraph"/>
        <w:numPr>
          <w:ilvl w:val="0"/>
          <w:numId w:val="16"/>
        </w:numPr>
        <w:rPr/>
      </w:pPr>
      <w:r>
        <w:t xml:space="preserve">本サービスの提供・動作に支障を与える行為、又は与えるおそれのある行為</w:t>
      </w:r>
    </w:p>
    <w:p>
      <w:pPr>
        <w:pStyle w:val="ListParagraph"/>
        <w:numPr>
          <w:ilvl w:val="0"/>
          <w:numId w:val="16"/>
        </w:numPr>
        <w:rPr/>
      </w:pPr>
      <w:r>
        <w:t xml:space="preserve">面識のない者との出会いを目的とした情報を登録する行為</w:t>
      </w:r>
    </w:p>
    <w:p>
      <w:pPr>
        <w:pStyle w:val="ListParagraph"/>
        <w:numPr>
          <w:ilvl w:val="0"/>
          <w:numId w:val="16"/>
        </w:numPr>
        <w:rPr/>
      </w:pPr>
      <w:r>
        <w:t xml:space="preserve">ある行為が前各号のいずれかに該当することを知りつつ、その行為を助長する態様・目的でリンクを貼る行為</w:t>
      </w:r>
    </w:p>
    <w:p>
      <w:pPr>
        <w:pStyle w:val="ListParagraph"/>
        <w:numPr>
          <w:ilvl w:val="0"/>
          <w:numId w:val="16"/>
        </w:numPr>
        <w:rPr/>
      </w:pPr>
      <w:r>
        <w:t xml:space="preserve">その他、当社が不適切と判断する行為</w:t>
      </w:r>
    </w:p>
    <w:p>
      <w:pPr>
        <w:pStyle w:val="Normal"/>
        <w:rPr/>
      </w:pPr>
      <w:r/>
    </w:p>
    <w:p>
      <w:pPr>
        <w:pStyle w:val="Normal"/>
        <w:jc w:val="center"/>
        <w:rPr>
          <w:b/>
          <w:bCs/>
        </w:rPr>
      </w:pPr>
      <w:r>
        <w:rPr>
          <w:b/>
          <w:bCs/>
        </w:rPr>
        <w:t xml:space="preserve">第６章　保証・責任</w:t>
      </w:r>
    </w:p>
    <w:p>
      <w:pPr>
        <w:pStyle w:val="Normal"/>
        <w:rPr>
          <w:b/>
          <w:bCs/>
        </w:rPr>
      </w:pPr>
      <w:r>
        <w:rPr>
          <w:b/>
          <w:bCs/>
        </w:rPr>
      </w:r>
    </w:p>
    <w:p>
      <w:pPr>
        <w:pStyle w:val="Normal"/>
        <w:rPr>
          <w:b/>
          <w:bCs/>
        </w:rPr>
      </w:pPr>
      <w:r>
        <w:rPr>
          <w:b/>
          <w:bCs/>
        </w:rPr>
        <w:t xml:space="preserve">第</w:t>
      </w:r>
      <w:r>
        <w:rPr>
          <w:b/>
          <w:bCs/>
        </w:rPr>
        <w:t xml:space="preserve">6.1</w:t>
      </w:r>
      <w:r>
        <w:rPr>
          <w:b/>
          <w:bCs/>
        </w:rPr>
        <w:t xml:space="preserve">条 （保証・責任の制限）</w:t>
      </w:r>
    </w:p>
    <w:p>
      <w:pPr>
        <w:pStyle w:val="ListParagraph"/>
        <w:numPr>
          <w:ilvl w:val="0"/>
          <w:numId w:val="17"/>
        </w:numPr>
        <w:rPr/>
      </w:pPr>
      <w:r>
        <w:t xml:space="preserve">当社は、本サービスを現状有姿で提供するものとし、本サービス又は本ソフトウェアに瑕疵・バグ等が存在する場合又はシステムの過負荷、不具合等により本サービスの利用等が停止する場合においても、当社は本規約に規定する限度においてのみ責任を負うものとする。</w:t>
      </w:r>
    </w:p>
    <w:p>
      <w:pPr>
        <w:pStyle w:val="ListParagraph"/>
        <w:numPr>
          <w:ilvl w:val="0"/>
          <w:numId w:val="17"/>
        </w:numPr>
        <w:rPr/>
      </w:pPr>
      <w:r>
        <w:t xml:space="preserve">当社は、当社が必要と判断した場合には、顧客及び利用者に通知することなくいつでも本サービスの内容を変更し、又は本サービスの提供を停止若しくは中止することができるものとする。本サービスの提供を停止又は中止した場合、当社は顧客及び利用者に対して、月額等で継続的に支払われる利用料の精算を除き、一切責任を負わないものとする。</w:t>
      </w:r>
    </w:p>
    <w:p>
      <w:pPr>
        <w:pStyle w:val="ListParagraph"/>
        <w:numPr>
          <w:ilvl w:val="0"/>
          <w:numId w:val="17"/>
        </w:numPr>
        <w:rPr/>
      </w:pPr>
      <w:r>
        <w:t xml:space="preserve">当社は、本サービス及び本ソフトウェアの完全性、有用性、信頼性、真実性、正確性、妥当性、動作保証、特定の目的への適合性、使用機器への適合性、適法性、第三者の権利を侵害していないことその他本サービス及び本ソフトウェアの機能及び性質について一切の保証を行わないものとし、顧客及び利用者は自らの判断及び責任に基づき本サービスを利用するものとする。</w:t>
      </w:r>
    </w:p>
    <w:p>
      <w:pPr>
        <w:pStyle w:val="ListParagraph"/>
        <w:numPr>
          <w:ilvl w:val="0"/>
          <w:numId w:val="17"/>
        </w:numPr>
        <w:rPr/>
      </w:pPr>
      <w:r>
        <w:t xml:space="preserve">当社は、本サービスのために使用される本ハードウェア又はサーバの故障・トラブル、停電、通信回線の異常及びシステム障害等の不可抗力により発生する障害について、一切責任を負わないものとする。この場合、利用者情報、本データその他顧客又は利用者に関するデータの取得の失敗、消失等が発生することがあり、また、かかる事態の発生により利用者情報、本データその他顧客又は利用者に関するデータが消失、紛失、遅延等した場合、本ハードウェアの利用制限や初期化が行われる可能性があることを顧客及び利用者は理解し、顧客及び利用者はかかる消失等につき当社に対して責任を追及しない。</w:t>
      </w:r>
    </w:p>
    <w:p>
      <w:pPr>
        <w:pStyle w:val="ListParagraph"/>
        <w:numPr>
          <w:ilvl w:val="0"/>
          <w:numId w:val="17"/>
        </w:numPr>
        <w:rPr/>
      </w:pPr>
      <w:r>
        <w:t xml:space="preserve">当社は、利用者情報及び本データの保護に関し、業界標準に照らし合理的なセキュリティ対策を講じるものとする。但し、第三者による不正アクセス、盗難、破壊、改ざん等により生じた損害については、顧客又は利用者と不正アクセス等を実施した第三者との間でこれを解決するものとする。</w:t>
      </w:r>
    </w:p>
    <w:p>
      <w:pPr>
        <w:pStyle w:val="ListParagraph"/>
        <w:numPr>
          <w:ilvl w:val="0"/>
          <w:numId w:val="17"/>
        </w:numPr>
        <w:rPr/>
      </w:pPr>
      <w:r>
        <w:t xml:space="preserve">当社は、利用者情報及び本データについてバックアップを取る義務を負わない。顧客及び利用者は、利用者情報及び本データのバックアップについて、自己の責任で定期的に実施する。</w:t>
      </w:r>
    </w:p>
    <w:p>
      <w:pPr>
        <w:pStyle w:val="ListParagraph"/>
        <w:numPr>
          <w:ilvl w:val="0"/>
          <w:numId w:val="17"/>
        </w:numPr>
        <w:rPr/>
      </w:pPr>
      <w:r>
        <w:t xml:space="preserve">当社は、顧客及び利用者が本ハードウェアと</w:t>
      </w:r>
      <w:r>
        <w:t xml:space="preserve">USB</w:t>
      </w:r>
      <w:r>
        <w:t xml:space="preserve">メモリ等の外部記憶装置を接続し、データの書き出し若しくは書き込みを行う場合又は本ハードウェアがデータ通信を行う場合、当該外部記憶装置又は転送されるデータがコンピュータ・ウイルスに感染していないことを保証するものではなく、かかる感染に起因する損害について一切の責任を負わない。</w:t>
      </w:r>
    </w:p>
    <w:p>
      <w:pPr>
        <w:pStyle w:val="ListParagraph"/>
        <w:numPr>
          <w:ilvl w:val="0"/>
          <w:numId w:val="17"/>
        </w:numPr>
        <w:rPr/>
      </w:pPr>
      <w:r>
        <w:t xml:space="preserve">顧客又は利用者の操作により、本サービスが、第三者が提供する他のアプリケーションその他ソフトウェアを呼び出す場合又は第三者が提供する他のアプリケーションその他ソフトウェアの機能を利用する場合、当該アプリケーションその他ソフトウェアの仕様、動作、機能等並びに本サービスとの接続及び連携等について、当社は一切の責任を負わない。</w:t>
      </w:r>
    </w:p>
    <w:p>
      <w:pPr>
        <w:pStyle w:val="ListParagraph"/>
        <w:numPr>
          <w:ilvl w:val="0"/>
          <w:numId w:val="17"/>
        </w:numPr>
        <w:rPr/>
      </w:pPr>
      <w:r>
        <w:t xml:space="preserve">本ハードウェアのうち、当社製品の保証については、当社が別途顧客に交付する保証書等に定める内容によるものとする。</w:t>
      </w:r>
    </w:p>
    <w:p>
      <w:pPr>
        <w:pStyle w:val="ListParagraph"/>
        <w:numPr>
          <w:ilvl w:val="0"/>
          <w:numId w:val="17"/>
        </w:numPr>
        <w:rPr/>
      </w:pPr>
      <w:r>
        <w:t xml:space="preserve">本ハードウェアのうち、当社製品でない製品の保証については、当該製品のメーカーの保証によるものとする。また、当社は第三者製の本ハードウェアの仕様、性能、精度、再現性及び測定値の正確性等について一切保証せず、第三者製の本ハードウェアの不具合、誤動作又は不正確なデータ等に起因して発生した一切の損害について、当社は責任を負わない。</w:t>
      </w:r>
    </w:p>
    <w:p>
      <w:pPr>
        <w:pStyle w:val="ListParagraph"/>
        <w:numPr>
          <w:ilvl w:val="0"/>
          <w:numId w:val="17"/>
        </w:numPr>
        <w:rPr/>
      </w:pPr>
      <w:r>
        <w:t xml:space="preserve">前二項の規定にかかわらず、本ハードウェアのうちセンサ（当社製品であるか否かを問わない。）の測定結果は、その使用環境、条件、経年劣化、キャリブレーション状態等の影響を受ける可能性があり、当社は、センサ及びその測定結果の完全性、有用性、信頼性、正確性、妥当性、及びこれに基づき顧客が行う意思決定または対応に起因する結果について、一切の責任を負わない。</w:t>
      </w:r>
    </w:p>
    <w:p>
      <w:pPr>
        <w:pStyle w:val="Normal"/>
        <w:rPr/>
      </w:pPr>
      <w:r/>
    </w:p>
    <w:p>
      <w:pPr>
        <w:pStyle w:val="Normal"/>
        <w:rPr>
          <w:b/>
          <w:bCs/>
        </w:rPr>
      </w:pPr>
      <w:r>
        <w:rPr>
          <w:b/>
          <w:bCs/>
        </w:rPr>
        <w:t xml:space="preserve">第</w:t>
      </w:r>
      <w:r>
        <w:rPr>
          <w:b/>
          <w:bCs/>
        </w:rPr>
        <w:t xml:space="preserve">6.2</w:t>
      </w:r>
      <w:r>
        <w:rPr>
          <w:b/>
          <w:bCs/>
        </w:rPr>
        <w:t xml:space="preserve">条（違反行為への対応）</w:t>
      </w:r>
    </w:p>
    <w:p>
      <w:pPr>
        <w:pStyle w:val="ListParagraph"/>
        <w:numPr>
          <w:ilvl w:val="0"/>
          <w:numId w:val="18"/>
        </w:numPr>
        <w:rPr/>
      </w:pPr>
      <w:r>
        <w:t xml:space="preserve">当社は、顧客又は利用者の行為が本規約又は本サービス利用契約に違反すると判断した場合、当該顧客又は利用者への事前の通知なしに、利用者情報及び本データの全部又は一部の削除を行い、本サービスの利用の停止又は制限等、当社が適当と判断する措置を講ずることができる。</w:t>
      </w:r>
    </w:p>
    <w:p>
      <w:pPr>
        <w:pStyle w:val="ListParagraph"/>
        <w:numPr>
          <w:ilvl w:val="0"/>
          <w:numId w:val="18"/>
        </w:numPr>
        <w:rPr/>
      </w:pPr>
      <w:r>
        <w:t xml:space="preserve">当社は、前項の規定に基づき当社が講じた措置に起因する損害が発生した場合であっても、一切責任を負わないものとする。</w:t>
      </w:r>
    </w:p>
    <w:p>
      <w:pPr>
        <w:pStyle w:val="ListParagraph"/>
        <w:numPr>
          <w:ilvl w:val="0"/>
          <w:numId w:val="18"/>
        </w:numPr>
        <w:rPr/>
      </w:pPr>
      <w:r>
        <w:t xml:space="preserve">前二項の規定は、当社が当該処置を講じることにより当社又は第三者に損害が発生した場合における、顧客及び利用者の責任を免責するものではない。顧客及び利用者は、本規約又は本サービス利用契約に違反したことにより第三者に損害を与えた場合又は第三者と紛争を生じさせた場合、自己の責任と費用でこれを解決し、当社にいかなる責任も負担させないものとする。また、顧客及び利用者は、当社が他の顧客又は利用者や第三者から責任を追及された場合は、その責任と費用において当該紛争を解決するものとし、当社にいかなる責任も負担させないものとする。</w:t>
      </w:r>
    </w:p>
    <w:p>
      <w:pPr>
        <w:pStyle w:val="Normal"/>
        <w:rPr/>
      </w:pPr>
      <w:r/>
    </w:p>
    <w:p>
      <w:pPr>
        <w:pStyle w:val="Normal"/>
        <w:rPr>
          <w:b/>
          <w:bCs/>
        </w:rPr>
      </w:pPr>
      <w:r>
        <w:rPr>
          <w:b/>
          <w:bCs/>
        </w:rPr>
        <w:t xml:space="preserve">第</w:t>
      </w:r>
      <w:r>
        <w:rPr>
          <w:b/>
          <w:bCs/>
        </w:rPr>
        <w:t xml:space="preserve">6.3</w:t>
      </w:r>
      <w:r>
        <w:rPr>
          <w:b/>
          <w:bCs/>
        </w:rPr>
        <w:t xml:space="preserve">条（利用者情報等による損害）</w:t>
      </w:r>
    </w:p>
    <w:p>
      <w:pPr>
        <w:pStyle w:val="ListParagraph"/>
        <w:numPr>
          <w:ilvl w:val="0"/>
          <w:numId w:val="19"/>
        </w:numPr>
        <w:rPr/>
      </w:pPr>
      <w:r>
        <w:t xml:space="preserve">当社は、利用者情報又は本データに起因して本サービス又は当社のサーバに支障が生じた場合若しくはそのおそれがある場合、事前に顧客及び利用者の承諾を得ることなく、自ら又は委託先をして、利用者情報及び本データの一部又は全部の削除等当社が適当と判断する措置を講ずることができる。</w:t>
      </w:r>
    </w:p>
    <w:p>
      <w:pPr>
        <w:pStyle w:val="ListParagraph"/>
        <w:numPr>
          <w:ilvl w:val="0"/>
          <w:numId w:val="19"/>
        </w:numPr>
        <w:rPr/>
      </w:pPr>
      <w:r>
        <w:t xml:space="preserve">当社は、前項の規定に基づき当社が講じた措置に起因する損害が発生した場合であっても、一切責任を負わないものとする。</w:t>
      </w:r>
    </w:p>
    <w:p>
      <w:pPr>
        <w:pStyle w:val="ListParagraph"/>
        <w:numPr>
          <w:ilvl w:val="0"/>
          <w:numId w:val="19"/>
        </w:numPr>
        <w:rPr/>
      </w:pPr>
      <w:r>
        <w:t xml:space="preserve">前二項の規定は、当社が当該処置を講じることにより当社又は第三者に損害が発生した場合における、顧客及び利用者の責任を免責するものではない。 顧客及び利用者は、当該措置に起因して顧客及び利用者に発生した損害について、当社にいかなる責任も負担させないものとする。</w:t>
      </w:r>
    </w:p>
    <w:p>
      <w:pPr>
        <w:pStyle w:val="Normal"/>
        <w:rPr/>
      </w:pPr>
      <w:r/>
    </w:p>
    <w:p>
      <w:pPr>
        <w:pStyle w:val="Normal"/>
        <w:rPr>
          <w:b/>
          <w:bCs/>
        </w:rPr>
      </w:pPr>
      <w:r>
        <w:rPr>
          <w:b/>
          <w:bCs/>
        </w:rPr>
        <w:t xml:space="preserve">第</w:t>
      </w:r>
      <w:r>
        <w:rPr>
          <w:b/>
          <w:bCs/>
        </w:rPr>
        <w:t xml:space="preserve">6.4</w:t>
      </w:r>
      <w:r>
        <w:rPr>
          <w:b/>
          <w:bCs/>
        </w:rPr>
        <w:t xml:space="preserve">条（当社による損害賠償）</w:t>
      </w:r>
    </w:p>
    <w:p>
      <w:pPr>
        <w:pStyle w:val="ListParagraph"/>
        <w:numPr>
          <w:ilvl w:val="0"/>
          <w:numId w:val="20"/>
        </w:numPr>
        <w:rPr/>
      </w:pPr>
      <w:r>
        <w:t xml:space="preserve">当社は、本サービスに関して顧客及び利用者に生じた損害について、当社に故意または重過失が認められる場合に限り、その損害を賠償する責任を負うものとし、以下各号の事由により生じた損害については一切責任を負わない。</w:t>
      </w:r>
    </w:p>
    <w:p>
      <w:pPr>
        <w:pStyle w:val="ListParagraph"/>
        <w:numPr>
          <w:ilvl w:val="0"/>
          <w:numId w:val="29"/>
        </w:numPr>
        <w:rPr/>
      </w:pPr>
      <w:r>
        <w:t xml:space="preserve">地震、津波、落雷、洪水等の天変地異、新型コロナウィルス、インフルエンザ、鳥インフルエンザ等の感染症、戦争（日本国外のものを含む）、革命、暴動、テロ行為等の騒乱、本サービスの提供に影響する法改正（特に</w:t>
      </w:r>
      <w:r>
        <w:t xml:space="preserve">AI</w:t>
      </w:r>
      <w:r>
        <w:t xml:space="preserve">及び個人情報を巡る規制）、輸送機関・通信回線等の事故、その他の不可抗力</w:t>
      </w:r>
    </w:p>
    <w:p>
      <w:pPr>
        <w:pStyle w:val="ListParagraph"/>
        <w:numPr>
          <w:ilvl w:val="0"/>
          <w:numId w:val="29"/>
        </w:numPr>
        <w:rPr/>
      </w:pPr>
      <w:r>
        <w:t xml:space="preserve">当社以外の者が本ハードウェア、</w:t>
      </w:r>
      <w:r>
        <w:t xml:space="preserve">LoRaWAN</w:t>
      </w:r>
      <w:r>
        <w:t xml:space="preserve">基地局その他本サービスに供される機器又は設備（以下「本件設備等」という。）に対し加えた損傷等</w:t>
      </w:r>
    </w:p>
    <w:p>
      <w:pPr>
        <w:pStyle w:val="ListParagraph"/>
        <w:numPr>
          <w:ilvl w:val="0"/>
          <w:numId w:val="29"/>
        </w:numPr>
        <w:rPr/>
      </w:pPr>
      <w:r>
        <w:t xml:space="preserve">本件設備等以外の設備又は機器に起因する事故</w:t>
      </w:r>
    </w:p>
    <w:p>
      <w:pPr>
        <w:pStyle w:val="ListParagraph"/>
        <w:numPr>
          <w:ilvl w:val="0"/>
          <w:numId w:val="29"/>
        </w:numPr>
        <w:rPr/>
      </w:pPr>
      <w:r>
        <w:t xml:space="preserve">本サービス利用契約締結時点での一般的な技術水準に従った管理をしていたにもかかわらず発生した不具合（第三者によるサーバ攻撃、インターネットのダウン等通信環境の不調、サーバ提供事業者の債務不履行（倒産や故障を含む）等に起因するものを含む）</w:t>
      </w:r>
    </w:p>
    <w:p>
      <w:pPr>
        <w:pStyle w:val="ListParagraph"/>
        <w:numPr>
          <w:ilvl w:val="0"/>
          <w:numId w:val="29"/>
        </w:numPr>
        <w:rPr/>
      </w:pPr>
      <w:r>
        <w:t xml:space="preserve">本ハードウェアを通じて収集した情報に誤り・偏り等が含まれることでなされた</w:t>
      </w:r>
      <w:r>
        <w:t xml:space="preserve">AI</w:t>
      </w:r>
      <w:r>
        <w:t xml:space="preserve">の不適切な学習</w:t>
      </w:r>
    </w:p>
    <w:p>
      <w:pPr>
        <w:pStyle w:val="ListParagraph"/>
        <w:numPr>
          <w:ilvl w:val="0"/>
          <w:numId w:val="29"/>
        </w:numPr>
        <w:rPr/>
      </w:pPr>
      <w:r>
        <w:t xml:space="preserve">顧客及び利用者以外の第三者が被った損害</w:t>
      </w:r>
    </w:p>
    <w:p>
      <w:pPr>
        <w:pStyle w:val="ListParagraph"/>
        <w:numPr>
          <w:ilvl w:val="0"/>
          <w:numId w:val="29"/>
        </w:numPr>
        <w:rPr/>
      </w:pPr>
      <w:r>
        <w:t xml:space="preserve">その他、発生原因を特定できない事故等</w:t>
      </w:r>
    </w:p>
    <w:p>
      <w:pPr>
        <w:pStyle w:val="ListParagraph"/>
        <w:numPr>
          <w:ilvl w:val="0"/>
          <w:numId w:val="20"/>
        </w:numPr>
        <w:rPr/>
      </w:pPr>
      <w:r>
        <w:t xml:space="preserve">当社は、本規約において顧客又は利用者の責任としている事項および当社が保証しない又は責任を負わないものとしている事項については、一切の責任を負わない。</w:t>
      </w:r>
    </w:p>
    <w:p>
      <w:pPr>
        <w:pStyle w:val="ListParagraph"/>
        <w:numPr>
          <w:ilvl w:val="0"/>
          <w:numId w:val="20"/>
        </w:numPr>
        <w:rPr/>
      </w:pPr>
      <w:r>
        <w:t xml:space="preserve">第一項の規定にかかわらず、当社の賠償責任は、顧客及び利用者が直接被った通常の損害に限定されるものとし、付随的損害、間接損害、特別損害、将来の損害および逸失利益にかかる損害については、賠償する責任を負わない。また、賠償すべき損害の金額は、直近</w:t>
      </w:r>
      <w:r>
        <w:t xml:space="preserve">12</w:t>
      </w:r>
      <w:r>
        <w:t xml:space="preserve">か月間に顧客が当社に支払った本サービス利用料金の合計に相当する金額を上限とする。</w:t>
      </w:r>
    </w:p>
    <w:p>
      <w:pPr>
        <w:pStyle w:val="Normal"/>
        <w:rPr/>
      </w:pPr>
      <w:r/>
    </w:p>
    <w:p>
      <w:pPr>
        <w:pStyle w:val="Normal"/>
        <w:jc w:val="center"/>
        <w:rPr>
          <w:b/>
          <w:bCs/>
        </w:rPr>
      </w:pPr>
      <w:r>
        <w:rPr>
          <w:b/>
          <w:bCs/>
        </w:rPr>
        <w:t xml:space="preserve">第７章　その他</w:t>
      </w:r>
    </w:p>
    <w:p>
      <w:pPr>
        <w:pStyle w:val="Normal"/>
        <w:rPr>
          <w:b/>
          <w:bCs/>
        </w:rPr>
      </w:pPr>
      <w:r>
        <w:rPr>
          <w:b/>
          <w:bCs/>
        </w:rPr>
      </w:r>
    </w:p>
    <w:p>
      <w:pPr>
        <w:pStyle w:val="Normal"/>
        <w:rPr>
          <w:b/>
          <w:bCs/>
        </w:rPr>
      </w:pPr>
      <w:r>
        <w:rPr>
          <w:b/>
          <w:bCs/>
        </w:rPr>
        <w:t xml:space="preserve">第</w:t>
      </w:r>
      <w:r>
        <w:rPr>
          <w:b/>
          <w:bCs/>
        </w:rPr>
        <w:t xml:space="preserve">7.1</w:t>
      </w:r>
      <w:r>
        <w:rPr>
          <w:b/>
          <w:bCs/>
        </w:rPr>
        <w:t xml:space="preserve">条（秘密保持義務）</w:t>
      </w:r>
    </w:p>
    <w:p>
      <w:pPr>
        <w:pStyle w:val="ListParagraph"/>
        <w:numPr>
          <w:ilvl w:val="0"/>
          <w:numId w:val="21"/>
        </w:numPr>
        <w:rPr/>
      </w:pPr>
      <w:r>
        <w:t xml:space="preserve">顧客、利用者及び当社は、本サービスに関して知り得た相手方の技術上又は営業上その他業務上の情報（但し、利用者情報を除く。以下「秘密情報」という。）を、本サービスの利用の目的の範囲内でのみ使用し、事前に相手方の書面による承諾を得ない限り第三者（当社においては委託先を除く。）に開示又は漏洩しない。但し、下記各号のいずれかに該当することを立証できる情報は秘密情報に含まれない。</w:t>
      </w:r>
    </w:p>
    <w:p>
      <w:pPr>
        <w:pStyle w:val="ListParagraph"/>
        <w:numPr>
          <w:ilvl w:val="0"/>
          <w:numId w:val="22"/>
        </w:numPr>
        <w:rPr/>
      </w:pPr>
      <w:r>
        <w:t xml:space="preserve">秘密保持義務を負うことなく既に保有している情報</w:t>
      </w:r>
    </w:p>
    <w:p>
      <w:pPr>
        <w:pStyle w:val="ListParagraph"/>
        <w:numPr>
          <w:ilvl w:val="0"/>
          <w:numId w:val="22"/>
        </w:numPr>
        <w:rPr/>
      </w:pPr>
      <w:r>
        <w:t xml:space="preserve">秘密保持義務を負うことなく第三者から正当に入手した情報</w:t>
      </w:r>
    </w:p>
    <w:p>
      <w:pPr>
        <w:pStyle w:val="ListParagraph"/>
        <w:numPr>
          <w:ilvl w:val="0"/>
          <w:numId w:val="22"/>
        </w:numPr>
        <w:rPr/>
      </w:pPr>
      <w:r>
        <w:t xml:space="preserve">相手方から提供を受けた情報によらず、独自に開発した情報</w:t>
      </w:r>
    </w:p>
    <w:p>
      <w:pPr>
        <w:pStyle w:val="ListParagraph"/>
        <w:numPr>
          <w:ilvl w:val="0"/>
          <w:numId w:val="22"/>
        </w:numPr>
        <w:rPr/>
      </w:pPr>
      <w:r>
        <w:t xml:space="preserve">本規約及び本サービス利用契約に違反することなく、かつ、受領の前後を問わず公知となった情報</w:t>
      </w:r>
    </w:p>
    <w:p>
      <w:pPr>
        <w:pStyle w:val="ListParagraph"/>
        <w:numPr>
          <w:ilvl w:val="0"/>
          <w:numId w:val="21"/>
        </w:numPr>
        <w:rPr/>
      </w:pPr>
      <w:r>
        <w:t xml:space="preserve">前項の定めにかかわらず、顧客、利用者及び当社は、秘密情報のうち法令の定めに基づき又は権限ある官公署からの要求により開示すべき情報を、当該法令の定めに基づく開示先又は当該官公署に対し開示することができる。この場合、顧客、利用者及び当社は、関連法令に反しない限り、当該開示前に開示する旨を相手方に通知するものとし、開示前に通知を行うことができない場合は開示後速やかにこれを行う。</w:t>
      </w:r>
    </w:p>
    <w:p>
      <w:pPr>
        <w:pStyle w:val="ListParagraph"/>
        <w:numPr>
          <w:ilvl w:val="0"/>
          <w:numId w:val="21"/>
        </w:numPr>
        <w:rPr/>
      </w:pPr>
      <w:r>
        <w:t xml:space="preserve">第</w:t>
      </w:r>
      <w:r>
        <w:t xml:space="preserve">1</w:t>
      </w:r>
      <w:r>
        <w:t xml:space="preserve">項の定めにかかわらず、当社が必要と認めた場合には、当社はその委託先に対して、本条に定める義務を遵守させることを条件に、必要な範囲で、顧客又は利用者から事前の書面による承諾を受けることなく顧客及び利用者の秘密情報を開示することができる。</w:t>
      </w:r>
    </w:p>
    <w:p>
      <w:pPr>
        <w:pStyle w:val="ListParagraph"/>
        <w:ind w:left="440"/>
        <w:rPr/>
      </w:pPr>
      <w:r/>
    </w:p>
    <w:p>
      <w:pPr>
        <w:pStyle w:val="Normal"/>
        <w:rPr>
          <w:b/>
          <w:bCs/>
        </w:rPr>
      </w:pPr>
      <w:r>
        <w:rPr>
          <w:b/>
          <w:bCs/>
        </w:rPr>
        <w:t xml:space="preserve">第</w:t>
      </w:r>
      <w:r>
        <w:rPr>
          <w:b/>
          <w:bCs/>
        </w:rPr>
        <w:t xml:space="preserve">7.2</w:t>
      </w:r>
      <w:r>
        <w:rPr>
          <w:b/>
          <w:bCs/>
        </w:rPr>
        <w:t xml:space="preserve">条（反社会的勢力の排除）</w:t>
      </w:r>
    </w:p>
    <w:p>
      <w:pPr>
        <w:pStyle w:val="ListParagraph"/>
        <w:numPr>
          <w:ilvl w:val="0"/>
          <w:numId w:val="23"/>
        </w:numPr>
        <w:rPr/>
      </w:pPr>
      <w:r>
        <w:t xml:space="preserve">本規約において、「反社会的勢力」とは、下記各号の一に該当する者をいう。</w:t>
      </w:r>
    </w:p>
    <w:p>
      <w:pPr>
        <w:pStyle w:val="ListParagraph"/>
        <w:numPr>
          <w:ilvl w:val="0"/>
          <w:numId w:val="24"/>
        </w:numPr>
        <w:rPr/>
      </w:pPr>
      <w:r>
        <w:t xml:space="preserve">暴力団員による不当な行為の防止等に関する法律の第</w:t>
      </w:r>
      <w:r>
        <w:t xml:space="preserve">2</w:t>
      </w:r>
      <w:r>
        <w:t xml:space="preserve">条第</w:t>
      </w:r>
      <w:r>
        <w:t xml:space="preserve">2</w:t>
      </w:r>
      <w:r>
        <w:t xml:space="preserve">号に定義される暴力団及びその関係団体</w:t>
      </w:r>
    </w:p>
    <w:p>
      <w:pPr>
        <w:pStyle w:val="ListParagraph"/>
        <w:numPr>
          <w:ilvl w:val="0"/>
          <w:numId w:val="24"/>
        </w:numPr>
        <w:rPr/>
      </w:pPr>
      <w:r>
        <w:t xml:space="preserve">前号記載の暴力団及びその関係団体の構成員</w:t>
      </w:r>
    </w:p>
    <w:p>
      <w:pPr>
        <w:pStyle w:val="ListParagraph"/>
        <w:numPr>
          <w:ilvl w:val="0"/>
          <w:numId w:val="24"/>
        </w:numPr>
        <w:rPr/>
      </w:pPr>
      <w:r>
        <w:t xml:space="preserve">「総会屋」「社会運動標榜ゴロ」「政治活動標榜ゴロ」「特殊知能暴力集団」などの団体又は個人</w:t>
      </w:r>
    </w:p>
    <w:p>
      <w:pPr>
        <w:pStyle w:val="ListParagraph"/>
        <w:numPr>
          <w:ilvl w:val="0"/>
          <w:numId w:val="24"/>
        </w:numPr>
        <w:rPr/>
      </w:pPr>
      <w:r>
        <w:t xml:space="preserve">前各号の一の他、暴力、威力、脅迫的言辞及び詐欺的手法を用いて不当な要求を行い、経済的利益を追求する団体又は個人</w:t>
      </w:r>
    </w:p>
    <w:p>
      <w:pPr>
        <w:pStyle w:val="ListParagraph"/>
        <w:numPr>
          <w:ilvl w:val="0"/>
          <w:numId w:val="24"/>
        </w:numPr>
        <w:rPr/>
      </w:pPr>
      <w:r>
        <w:t xml:space="preserve">前各号の一の団体、構成員又は個人と関係を有することを示唆して不当な要求を行い、経済的利益を追求する団体又は個人</w:t>
      </w:r>
    </w:p>
    <w:p>
      <w:pPr>
        <w:pStyle w:val="ListParagraph"/>
        <w:numPr>
          <w:ilvl w:val="0"/>
          <w:numId w:val="23"/>
        </w:numPr>
        <w:rPr/>
      </w:pPr>
      <w:r>
        <w:t xml:space="preserve">顧客は、当社に対し、下記各号について表明し、保証する。</w:t>
      </w:r>
    </w:p>
    <w:p>
      <w:pPr>
        <w:pStyle w:val="ListParagraph"/>
        <w:numPr>
          <w:ilvl w:val="0"/>
          <w:numId w:val="25"/>
        </w:numPr>
        <w:rPr/>
      </w:pPr>
      <w:r>
        <w:t xml:space="preserve">自ら及び利用者アカウントのログイン</w:t>
      </w:r>
      <w:r>
        <w:t xml:space="preserve">ID</w:t>
      </w:r>
      <w:r>
        <w:t xml:space="preserve">及びパスワードを用いて本サービスを利用する者が反社会的勢力でないこと</w:t>
      </w:r>
    </w:p>
    <w:p>
      <w:pPr>
        <w:pStyle w:val="ListParagraph"/>
        <w:numPr>
          <w:ilvl w:val="0"/>
          <w:numId w:val="25"/>
        </w:numPr>
        <w:rPr/>
      </w:pPr>
      <w:r>
        <w:t xml:space="preserve">自ら及び利用者アカウントのログイン</w:t>
      </w:r>
      <w:r>
        <w:t xml:space="preserve">ID</w:t>
      </w:r>
      <w:r>
        <w:t xml:space="preserve">及びパスワードを用いて本サービスを利用する者が反社会的勢力でなかったこと</w:t>
      </w:r>
    </w:p>
    <w:p>
      <w:pPr>
        <w:pStyle w:val="ListParagraph"/>
        <w:numPr>
          <w:ilvl w:val="0"/>
          <w:numId w:val="25"/>
        </w:numPr>
        <w:rPr/>
      </w:pPr>
      <w:r>
        <w:t xml:space="preserve">反社会的勢力を利用しないこと</w:t>
      </w:r>
    </w:p>
    <w:p>
      <w:pPr>
        <w:pStyle w:val="ListParagraph"/>
        <w:numPr>
          <w:ilvl w:val="0"/>
          <w:numId w:val="25"/>
        </w:numPr>
        <w:rPr/>
      </w:pPr>
      <w:r>
        <w:t xml:space="preserve">取締役、執行役、執行役員その他実質的に経営に関与する者が反社会的勢力でないこと、並びにそれらの者が反社会的勢力と交際がないこと</w:t>
      </w:r>
    </w:p>
    <w:p>
      <w:pPr>
        <w:pStyle w:val="ListParagraph"/>
        <w:numPr>
          <w:ilvl w:val="0"/>
          <w:numId w:val="25"/>
        </w:numPr>
        <w:rPr/>
      </w:pPr>
      <w:r>
        <w:t xml:space="preserve">主要な株主・出資者が反社会的勢力でないこと、及び反社会的勢力と交際がないこと</w:t>
      </w:r>
    </w:p>
    <w:p>
      <w:pPr>
        <w:pStyle w:val="ListParagraph"/>
        <w:numPr>
          <w:ilvl w:val="0"/>
          <w:numId w:val="23"/>
        </w:numPr>
        <w:rPr/>
      </w:pPr>
      <w:r>
        <w:t xml:space="preserve">顧客は、前項に対する自己の違反を発見した場合、直ちに当社にその事実を報告する。</w:t>
      </w:r>
    </w:p>
    <w:p>
      <w:pPr>
        <w:pStyle w:val="ListParagraph"/>
        <w:numPr>
          <w:ilvl w:val="0"/>
          <w:numId w:val="23"/>
        </w:numPr>
        <w:rPr/>
      </w:pPr>
      <w:r>
        <w:t xml:space="preserve">顧客が第</w:t>
      </w:r>
      <w:r>
        <w:t xml:space="preserve">2</w:t>
      </w:r>
      <w:r>
        <w:t xml:space="preserve">項若しくは前項の規定に違反した場合又はその合理的疑いがある場合、当社は、催告その他何らの手続を要することなく、直ちに本サービス利用契約を解除することができるものとし、これらにより生じた損害の賠償を顧客に請求することができる。また、本項に基づいて本サービス利用契約を解除した場合、当社は、解除により顧客又は利用者に生じた損害について賠償する責任を負わない。</w:t>
      </w:r>
    </w:p>
    <w:p>
      <w:pPr>
        <w:pStyle w:val="ListParagraph"/>
        <w:ind w:left="440"/>
        <w:rPr/>
      </w:pPr>
      <w:r/>
    </w:p>
    <w:p>
      <w:pPr>
        <w:pStyle w:val="Normal"/>
        <w:rPr>
          <w:b/>
          <w:bCs/>
        </w:rPr>
      </w:pPr>
      <w:r>
        <w:rPr>
          <w:b/>
          <w:bCs/>
        </w:rPr>
        <w:t xml:space="preserve">第</w:t>
      </w:r>
      <w:r>
        <w:rPr>
          <w:b/>
          <w:bCs/>
        </w:rPr>
        <w:t xml:space="preserve">7.3</w:t>
      </w:r>
      <w:r>
        <w:rPr>
          <w:b/>
          <w:bCs/>
        </w:rPr>
        <w:t xml:space="preserve">条（解約・利用停止）</w:t>
      </w:r>
    </w:p>
    <w:p>
      <w:pPr>
        <w:pStyle w:val="ListParagraph"/>
        <w:numPr>
          <w:ilvl w:val="0"/>
          <w:numId w:val="26"/>
        </w:numPr>
        <w:rPr/>
      </w:pPr>
      <w:r>
        <w:t xml:space="preserve">顧客は、当社所定の方法によって申し込むことにより、本サービス利用契約を解約することができる。この場合の解約に関する条件は、当社が別途顧客に対して提示する条件に従うものとする。</w:t>
      </w:r>
    </w:p>
    <w:p>
      <w:pPr>
        <w:pStyle w:val="ListParagraph"/>
        <w:numPr>
          <w:ilvl w:val="0"/>
          <w:numId w:val="26"/>
        </w:numPr>
        <w:rPr/>
      </w:pPr>
      <w:r>
        <w:t xml:space="preserve">当社は、顧客又は利用者が本規約又は本サービス利用契約に違反し、一定期間を定めて是正を催告したにもかかわらず顧客又は利用者がこれを履行しない場合は、書面又は電子メールによる通知を行うことによって本サービス利用契約の全部又は一部を解約することができる。また、当社は、当該違反が是正されるまでの間、顧客又は利用者による本サービスの利用を一時的に停止することができる。</w:t>
      </w:r>
    </w:p>
    <w:p>
      <w:pPr>
        <w:pStyle w:val="ListParagraph"/>
        <w:numPr>
          <w:ilvl w:val="0"/>
          <w:numId w:val="26"/>
        </w:numPr>
        <w:rPr/>
      </w:pPr>
      <w:r>
        <w:t xml:space="preserve">当社は、顧客が下記各号のいずれかに該当する場合、何ら催告することなく顧客への書面又は電子メールによる通知を行うことによって、顧客及び利用者による本サービスの利用を一時的に停止し、又は本サービス利用契約の全部又は一部を解約することができる。</w:t>
      </w:r>
    </w:p>
    <w:p>
      <w:pPr>
        <w:pStyle w:val="ListParagraph"/>
        <w:numPr>
          <w:ilvl w:val="0"/>
          <w:numId w:val="27"/>
        </w:numPr>
        <w:rPr/>
      </w:pPr>
      <w:r>
        <w:t xml:space="preserve">支払停止又は支払不能となった場合</w:t>
      </w:r>
    </w:p>
    <w:p>
      <w:pPr>
        <w:pStyle w:val="ListParagraph"/>
        <w:numPr>
          <w:ilvl w:val="0"/>
          <w:numId w:val="27"/>
        </w:numPr>
        <w:rPr/>
      </w:pPr>
      <w:r>
        <w:t xml:space="preserve">手形又は小切手が不渡りとなった場合</w:t>
      </w:r>
    </w:p>
    <w:p>
      <w:pPr>
        <w:pStyle w:val="ListParagraph"/>
        <w:numPr>
          <w:ilvl w:val="0"/>
          <w:numId w:val="27"/>
        </w:numPr>
        <w:rPr/>
      </w:pPr>
      <w:r>
        <w:t xml:space="preserve">差押え、仮差押え若しくは競売の申立があったとき又は公租公課の滞納処分を受けた場合</w:t>
      </w:r>
    </w:p>
    <w:p>
      <w:pPr>
        <w:pStyle w:val="ListParagraph"/>
        <w:numPr>
          <w:ilvl w:val="0"/>
          <w:numId w:val="27"/>
        </w:numPr>
        <w:rPr/>
      </w:pPr>
      <w:r>
        <w:t xml:space="preserve">破産、会社更生手続開始若しくは民事再生手続開始の申立があったとき又は信用状態に重大な不安が生じた場合</w:t>
      </w:r>
    </w:p>
    <w:p>
      <w:pPr>
        <w:pStyle w:val="ListParagraph"/>
        <w:numPr>
          <w:ilvl w:val="0"/>
          <w:numId w:val="27"/>
        </w:numPr>
        <w:rPr/>
      </w:pPr>
      <w:r>
        <w:t xml:space="preserve">監督官庁から営業許可の取消、停止等の処分を受けた場合</w:t>
      </w:r>
    </w:p>
    <w:p>
      <w:pPr>
        <w:pStyle w:val="ListParagraph"/>
        <w:numPr>
          <w:ilvl w:val="0"/>
          <w:numId w:val="27"/>
        </w:numPr>
        <w:rPr/>
      </w:pPr>
      <w:r>
        <w:t xml:space="preserve">解散、減資、営業の全部又は重要な一部の譲渡等の決議をした場合</w:t>
      </w:r>
    </w:p>
    <w:p>
      <w:pPr>
        <w:pStyle w:val="ListParagraph"/>
        <w:numPr>
          <w:ilvl w:val="0"/>
          <w:numId w:val="27"/>
        </w:numPr>
        <w:rPr/>
      </w:pPr>
      <w:r>
        <w:t xml:space="preserve">その他前各号に準じる事由が生じた場合</w:t>
      </w:r>
    </w:p>
    <w:p>
      <w:pPr>
        <w:pStyle w:val="ListParagraph"/>
        <w:numPr>
          <w:ilvl w:val="0"/>
          <w:numId w:val="26"/>
        </w:numPr>
        <w:rPr/>
      </w:pPr>
      <w:r>
        <w:t xml:space="preserve">当社は、本条の規定に基づき当社が本サービス利用契約を解除し又は顧客若しくは利用者による本サービスの利用を停止したことにより、顧客又は利用者に損害が発生した場合であっても、一切責任を負わないものとする。</w:t>
      </w:r>
    </w:p>
    <w:p>
      <w:pPr>
        <w:pStyle w:val="Normal"/>
        <w:rPr/>
      </w:pPr>
      <w:r/>
    </w:p>
    <w:p>
      <w:pPr>
        <w:pStyle w:val="Normal"/>
        <w:rPr>
          <w:b/>
          <w:bCs/>
        </w:rPr>
      </w:pPr>
      <w:r>
        <w:rPr>
          <w:b/>
          <w:bCs/>
        </w:rPr>
        <w:t xml:space="preserve">第</w:t>
      </w:r>
      <w:r>
        <w:rPr>
          <w:b/>
          <w:bCs/>
        </w:rPr>
        <w:t xml:space="preserve">7.4</w:t>
      </w:r>
      <w:r>
        <w:rPr>
          <w:b/>
          <w:bCs/>
        </w:rPr>
        <w:t xml:space="preserve">条（契約終了後の処理）</w:t>
      </w:r>
    </w:p>
    <w:p>
      <w:pPr>
        <w:pStyle w:val="ListParagraph"/>
        <w:numPr>
          <w:ilvl w:val="0"/>
          <w:numId w:val="28"/>
        </w:numPr>
        <w:rPr/>
      </w:pPr>
      <w:r>
        <w:t xml:space="preserve">顧客及び利用者は、本サービス利用契約の終了後は、本サービスを利用することができないものとする。</w:t>
      </w:r>
    </w:p>
    <w:p>
      <w:pPr>
        <w:pStyle w:val="ListParagraph"/>
        <w:numPr>
          <w:ilvl w:val="0"/>
          <w:numId w:val="28"/>
        </w:numPr>
        <w:rPr/>
      </w:pPr>
      <w:r>
        <w:t xml:space="preserve">顧客及び利用者は、本サービス利用契約の終了後、利用者情報、本データその他顧客又は利用者から当社に提供された全てのデータ及び情報を、当社が任意に削除できることに同意する。顧客及び利用者は、適時に必要な全てのデータ及び情報について自らの責任及び負担でバックアップを作成するものとし、当社は顧客及び利用者のデータ並びに情報の喪失について一切責任を負わない。</w:t>
      </w:r>
    </w:p>
    <w:p>
      <w:pPr>
        <w:pStyle w:val="ListParagraph"/>
        <w:numPr>
          <w:ilvl w:val="0"/>
          <w:numId w:val="28"/>
        </w:numPr>
        <w:rPr/>
      </w:pPr>
      <w:r>
        <w:t xml:space="preserve">顧客及び利用者は、本サービスの利用にあたって当社から提供を受けた機器又はソフトウェア（当社から購入した本ハードウェアは除くが、当社からレンタルされた本ハードウェアを含む。）がある場合は、当該機器又はソフトウェア及びこれに関する全ての資料等（当該ソフトウェア及び資料等の複製物を含む。）を、本サービス利用契約終了後直ちに当社に返還する。</w:t>
      </w:r>
    </w:p>
    <w:p>
      <w:pPr>
        <w:pStyle w:val="Normal"/>
        <w:rPr/>
      </w:pPr>
      <w:r/>
    </w:p>
    <w:p>
      <w:pPr>
        <w:pStyle w:val="Normal"/>
        <w:rPr>
          <w:b/>
          <w:bCs/>
        </w:rPr>
      </w:pPr>
      <w:r>
        <w:rPr>
          <w:b/>
          <w:bCs/>
        </w:rPr>
        <w:t xml:space="preserve">第</w:t>
      </w:r>
      <w:r>
        <w:rPr>
          <w:b/>
          <w:bCs/>
        </w:rPr>
        <w:t xml:space="preserve">7.5</w:t>
      </w:r>
      <w:r>
        <w:rPr>
          <w:b/>
          <w:bCs/>
        </w:rPr>
        <w:t xml:space="preserve">条（存続条項）</w:t>
      </w:r>
    </w:p>
    <w:p>
      <w:pPr>
        <w:pStyle w:val="Normal"/>
        <w:ind w:firstLine="420"/>
        <w:rPr/>
      </w:pPr>
      <w:r>
        <w:t xml:space="preserve">第</w:t>
      </w:r>
      <w:r>
        <w:t xml:space="preserve">3.1</w:t>
      </w:r>
      <w:r>
        <w:t xml:space="preserve">条乃至第</w:t>
      </w:r>
      <w:r>
        <w:t xml:space="preserve">7.10</w:t>
      </w:r>
      <w:r>
        <w:t xml:space="preserve">条は、本サービス利用契約の終了後も引き続き効力を有する。</w:t>
      </w:r>
    </w:p>
    <w:p>
      <w:pPr>
        <w:pStyle w:val="Normal"/>
        <w:rPr/>
      </w:pPr>
      <w:r/>
    </w:p>
    <w:p>
      <w:pPr>
        <w:pStyle w:val="Normal"/>
        <w:rPr>
          <w:b/>
          <w:bCs/>
        </w:rPr>
      </w:pPr>
      <w:r>
        <w:rPr>
          <w:b/>
          <w:bCs/>
        </w:rPr>
        <w:t xml:space="preserve">第</w:t>
      </w:r>
      <w:r>
        <w:rPr>
          <w:b/>
          <w:bCs/>
        </w:rPr>
        <w:t xml:space="preserve">7.6</w:t>
      </w:r>
      <w:r>
        <w:rPr>
          <w:b/>
          <w:bCs/>
        </w:rPr>
        <w:t xml:space="preserve">条（地位等の譲渡禁止）</w:t>
      </w:r>
    </w:p>
    <w:p>
      <w:pPr>
        <w:pStyle w:val="Normal"/>
        <w:ind w:left="420"/>
        <w:rPr/>
      </w:pPr>
      <w:r>
        <w:t xml:space="preserve">顧客及び利用者は、当社の事前の書面による承諾なしに、本規約及び本サービス利用契約上の地位並びに本規約及び本サービス利用契約に基づく権利又は義務の全部若しくは一部を第三者に譲渡してはならない。</w:t>
      </w:r>
    </w:p>
    <w:p>
      <w:pPr>
        <w:pStyle w:val="Normal"/>
        <w:rPr/>
      </w:pPr>
      <w:r/>
    </w:p>
    <w:p>
      <w:pPr>
        <w:pStyle w:val="Normal"/>
        <w:rPr>
          <w:b/>
          <w:bCs/>
        </w:rPr>
      </w:pPr>
      <w:r>
        <w:rPr>
          <w:b/>
          <w:bCs/>
        </w:rPr>
        <w:t xml:space="preserve">第</w:t>
      </w:r>
      <w:r>
        <w:rPr>
          <w:b/>
          <w:bCs/>
        </w:rPr>
        <w:t xml:space="preserve">7.7</w:t>
      </w:r>
      <w:r>
        <w:rPr>
          <w:b/>
          <w:bCs/>
        </w:rPr>
        <w:t xml:space="preserve">条（分離可能性）</w:t>
      </w:r>
    </w:p>
    <w:p>
      <w:pPr>
        <w:pStyle w:val="Normal"/>
        <w:ind w:left="420"/>
        <w:rPr/>
      </w:pPr>
      <w:r>
        <w:t xml:space="preserve">本規約及び本サービス利用契約の各条項は、法律が許す範囲で可能な限り有効となる方法で解釈されるものとし、本規約及び本サービス利用契約のいかなる条項についても法律に違反している又は執行不能と判断される場合には、その条項の残りの部分又は他の条項を無効又は執行不能にすることなく、その条項はその法律違反の限度においてのみ無効又は執行不能となる。</w:t>
      </w:r>
    </w:p>
    <w:p>
      <w:pPr>
        <w:pStyle w:val="Normal"/>
        <w:rPr/>
      </w:pPr>
      <w:r/>
    </w:p>
    <w:p>
      <w:pPr>
        <w:pStyle w:val="Normal"/>
        <w:rPr>
          <w:b/>
          <w:bCs/>
        </w:rPr>
      </w:pPr>
      <w:r>
        <w:rPr>
          <w:b/>
          <w:bCs/>
        </w:rPr>
        <w:t xml:space="preserve">第</w:t>
      </w:r>
      <w:r>
        <w:rPr>
          <w:b/>
          <w:bCs/>
        </w:rPr>
        <w:t xml:space="preserve">7.8</w:t>
      </w:r>
      <w:r>
        <w:rPr>
          <w:b/>
          <w:bCs/>
        </w:rPr>
        <w:t xml:space="preserve">条（専属的合意管轄）</w:t>
      </w:r>
    </w:p>
    <w:p>
      <w:pPr>
        <w:pStyle w:val="Normal"/>
        <w:ind w:left="420"/>
        <w:rPr/>
      </w:pPr>
      <w:r>
        <w:t xml:space="preserve">本規約及び本サービス利用契約に基づく顧客及び当社間の紛争に関しては、宮崎地方裁判所を第一審の専属的合意管轄裁判所とする。</w:t>
      </w:r>
    </w:p>
    <w:p>
      <w:pPr>
        <w:pStyle w:val="Normal"/>
        <w:ind w:left="420"/>
        <w:rPr/>
      </w:pPr>
      <w:r/>
    </w:p>
    <w:p>
      <w:pPr>
        <w:pStyle w:val="Normal"/>
        <w:rPr>
          <w:b/>
          <w:bCs/>
        </w:rPr>
      </w:pPr>
      <w:r>
        <w:rPr>
          <w:b/>
          <w:bCs/>
        </w:rPr>
        <w:t xml:space="preserve">第</w:t>
      </w:r>
      <w:r>
        <w:rPr>
          <w:b/>
          <w:bCs/>
        </w:rPr>
        <w:t xml:space="preserve">7.9</w:t>
      </w:r>
      <w:r>
        <w:rPr>
          <w:b/>
          <w:bCs/>
        </w:rPr>
        <w:t xml:space="preserve">（準拠法）</w:t>
      </w:r>
    </w:p>
    <w:p>
      <w:pPr>
        <w:pStyle w:val="Normal"/>
        <w:ind w:left="420"/>
        <w:rPr/>
      </w:pPr>
      <w:r>
        <w:t xml:space="preserve">本規約及び本サービス利用契約の成立、効力、履行及び解釈に関する準拠法は、日本法とする。</w:t>
      </w:r>
    </w:p>
    <w:p>
      <w:pPr>
        <w:pStyle w:val="Normal"/>
        <w:rPr/>
      </w:pPr>
      <w:r/>
    </w:p>
    <w:p>
      <w:pPr>
        <w:pStyle w:val="Normal"/>
        <w:rPr>
          <w:b/>
          <w:bCs/>
        </w:rPr>
      </w:pPr>
      <w:r>
        <w:rPr>
          <w:b/>
          <w:bCs/>
        </w:rPr>
        <w:t xml:space="preserve">第</w:t>
      </w:r>
      <w:r>
        <w:rPr>
          <w:b/>
          <w:bCs/>
        </w:rPr>
        <w:t xml:space="preserve">7.10</w:t>
      </w:r>
      <w:r>
        <w:rPr>
          <w:b/>
          <w:bCs/>
        </w:rPr>
        <w:t xml:space="preserve">条（誠実協議）</w:t>
      </w:r>
    </w:p>
    <w:p>
      <w:pPr>
        <w:pStyle w:val="Normal"/>
        <w:ind w:left="420"/>
        <w:rPr/>
      </w:pPr>
      <w:r>
        <w:t xml:space="preserve">本規約及び本サービス利用契約に定めのない事項並びに定められた事項の解釈について疑義が生じた場合は両者誠意を持って協議の上解決する。</w:t>
      </w:r>
    </w:p>
    <w:p>
      <w:pPr>
        <w:pStyle w:val="Normal"/>
        <w:rPr/>
      </w:pPr>
      <w:r/>
    </w:p>
    <w:p>
      <w:pPr>
        <w:pStyle w:val="Normal"/>
        <w:rPr/>
      </w:pPr>
      <w:r>
        <w:t xml:space="preserve">2024</w:t>
      </w:r>
      <w:r>
        <w:t xml:space="preserve">年</w:t>
      </w:r>
      <w:ins w:id="2" w:author="池水" w:date="2026-07-18T11:22:24Z">
        <w:r>
          <w:t xml:space="preserve">8</w:t>
        </w:r>
      </w:ins>
      <w:del w:id="3" w:author="池水" w:date="2026-07-18T11:22:23Z">
        <w:r>
          <w:delText xml:space="preserve">●</w:delText>
        </w:r>
      </w:del>
      <w:r>
        <w:t xml:space="preserve">月</w:t>
      </w:r>
      <w:ins w:id="4" w:author="池水" w:date="2026-07-18T11:22:28Z">
        <w:r>
          <w:t xml:space="preserve">1</w:t>
        </w:r>
      </w:ins>
      <w:del w:id="5" w:author="池水" w:date="2026-07-18T11:22:27Z">
        <w:r>
          <w:delText xml:space="preserve">●</w:delText>
        </w:r>
      </w:del>
      <w:r>
        <w:t xml:space="preserve">日　制定・施行</w:t>
      </w:r>
    </w:p>
    <w:p>
      <w:pPr>
        <w:pStyle w:val="Normal"/>
        <w:rPr>
          <w:ins w:id="10" w:author="KLO" w:date="2026-05-20T14:16:00Z"/>
        </w:rPr>
      </w:pPr>
      <w:r>
        <w:t xml:space="preserve">2025</w:t>
      </w:r>
      <w:r>
        <w:t xml:space="preserve">年</w:t>
      </w:r>
      <w:ins w:id="6" w:author="池水" w:date="2026-07-18T11:22:33Z">
        <w:r>
          <w:t xml:space="preserve">10</w:t>
        </w:r>
      </w:ins>
      <w:del w:id="7" w:author="池水" w:date="2026-07-18T11:22:32Z">
        <w:r>
          <w:delText xml:space="preserve">●</w:delText>
        </w:r>
      </w:del>
      <w:r>
        <w:t xml:space="preserve">月</w:t>
      </w:r>
      <w:ins w:id="8" w:author="池水" w:date="2026-07-18T11:22:37Z">
        <w:r>
          <w:t xml:space="preserve">19</w:t>
        </w:r>
      </w:ins>
      <w:del w:id="9" w:author="池水" w:date="2026-07-18T11:22:37Z">
        <w:r>
          <w:delText xml:space="preserve">●</w:delText>
        </w:r>
      </w:del>
      <w:r>
        <w:t xml:space="preserve">日　改訂</w:t>
      </w:r>
    </w:p>
    <w:p>
      <w:pPr>
        <w:pStyle w:val="Normal"/>
        <w:rPr/>
      </w:pPr>
      <w:ins w:id="11" w:author="KLO" w:date="2026-05-20T14:16:00Z">
        <w:r>
          <w:t xml:space="preserve">2026</w:t>
        </w:r>
      </w:ins>
      <w:ins w:id="12" w:author="KLO" w:date="2026-05-20T14:16:00Z">
        <w:r>
          <w:t xml:space="preserve">年</w:t>
        </w:r>
      </w:ins>
      <w:ins w:id="13" w:author="KLO" w:date="2026-05-20T14:16:00Z">
        <w:del w:id="14" w:author="池水" w:date="2026-07-18T11:19:26Z">
          <w:r>
            <w:delText xml:space="preserve">●</w:delText>
          </w:r>
        </w:del>
      </w:ins>
      <w:ins w:id="15" w:author="池水" w:date="2026-07-18T11:22:42Z">
        <w:r>
          <w:t xml:space="preserve">7</w:t>
        </w:r>
      </w:ins>
      <w:ins w:id="16" w:author="KLO" w:date="2026-05-20T14:16:00Z">
        <w:r>
          <w:t xml:space="preserve">月</w:t>
        </w:r>
      </w:ins>
      <w:ins w:id="17" w:author="池水" w:date="2026-07-18T11:22:56Z">
        <w:r>
          <w:t xml:space="preserve">18</w:t>
        </w:r>
      </w:ins>
      <w:ins w:id="18" w:author="KLO" w:date="2026-05-20T14:16:00Z">
        <w:del w:id="19" w:author="池水" w:date="2026-07-18T11:22:47Z">
          <w:r>
            <w:delText xml:space="preserve">●</w:delText>
          </w:r>
        </w:del>
      </w:ins>
      <w:ins w:id="20" w:author="KLO" w:date="2026-05-20T14:16:00Z">
        <w:r>
          <w:t xml:space="preserve">日　改訂</w:t>
        </w:r>
      </w:ins>
    </w:p>
    <w:sectPr>
      <w:type w:val="nextPage"/>
      <w:pgSz w:h="16838" w:w="11906"/>
      <w:pgMar w:top="1418" w:right="1418" w:bottom="1418" w:left="1418" w:header="0" w:footer="0" w:gutter="0"/>
      <w:pgNumType w:fmt="decimal"/>
      <w:docGrid w:type="lines" w:linePitch="360" w:charSpace="57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ohit Devanagari">
    <w:panose1 w:val="05040102010807070707"/>
  </w:font>
  <w:font w:name="Liberation Sans">
    <w:panose1 w:val="020B0604020202020204"/>
  </w:font>
  <w:font w:name="Noto Sans CJK SC">
    <w:panose1 w:val="020B0500000000000000"/>
  </w:font>
  <w:font w:name="游ゴシック Light">
    <w:panose1 w:val="05040102010807070707"/>
  </w:font>
  <w:font w:name="游明朝">
    <w:panose1 w:val="05040102010807070707"/>
  </w:font>
  <w:font w:name="Calibri">
    <w:panose1 w:val="020F050202020403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lvl w:ilvl="0">
      <w:lvlJc w:val="left"/>
      <w:lvlText w:val="(%1)"/>
      <w:numFmt w:val="decimal"/>
      <w:pPr>
        <w:tabs>
          <w:tab w:val="num" w:pos="0"/>
        </w:tabs>
        <w:ind w:hanging="440" w:left="860"/>
      </w:pPr>
      <w:rPr/>
      <w:start w:val="1"/>
    </w:lvl>
    <w:lvl w:ilvl="1">
      <w:lvlJc w:val="left"/>
      <w:lvlText w:val="(%2)"/>
      <w:numFmt w:val="aiueoFullWidth"/>
      <w:pPr>
        <w:tabs>
          <w:tab w:val="num" w:pos="0"/>
        </w:tabs>
        <w:ind w:hanging="440" w:left="1300"/>
      </w:pPr>
      <w:rPr/>
      <w:start w:val="1"/>
    </w:lvl>
    <w:lvl w:ilvl="2">
      <w:lvlJc w:val="left"/>
      <w:lvlText w:val="%3"/>
      <w:numFmt w:val="decimalEnclosedCircle"/>
      <w:pPr>
        <w:tabs>
          <w:tab w:val="num" w:pos="0"/>
        </w:tabs>
        <w:ind w:hanging="440" w:left="1740"/>
      </w:pPr>
      <w:rPr/>
      <w:start w:val="1"/>
    </w:lvl>
    <w:lvl w:ilvl="3">
      <w:lvlJc w:val="left"/>
      <w:lvlText w:val="%4."/>
      <w:numFmt w:val="decimal"/>
      <w:pPr>
        <w:tabs>
          <w:tab w:val="num" w:pos="0"/>
        </w:tabs>
        <w:ind w:hanging="440" w:left="2180"/>
      </w:pPr>
      <w:rPr/>
      <w:start w:val="1"/>
    </w:lvl>
    <w:lvl w:ilvl="4">
      <w:lvlJc w:val="left"/>
      <w:lvlText w:val="(%5)"/>
      <w:numFmt w:val="aiueoFullWidth"/>
      <w:pPr>
        <w:tabs>
          <w:tab w:val="num" w:pos="0"/>
        </w:tabs>
        <w:ind w:hanging="440" w:left="2620"/>
      </w:pPr>
      <w:rPr/>
      <w:start w:val="1"/>
    </w:lvl>
    <w:lvl w:ilvl="5">
      <w:lvlJc w:val="left"/>
      <w:lvlText w:val="%6"/>
      <w:numFmt w:val="decimalEnclosedCircle"/>
      <w:pPr>
        <w:tabs>
          <w:tab w:val="num" w:pos="0"/>
        </w:tabs>
        <w:ind w:hanging="440" w:left="3060"/>
      </w:pPr>
      <w:rPr/>
      <w:start w:val="1"/>
    </w:lvl>
    <w:lvl w:ilvl="6">
      <w:lvlJc w:val="left"/>
      <w:lvlText w:val="%7."/>
      <w:numFmt w:val="decimal"/>
      <w:pPr>
        <w:tabs>
          <w:tab w:val="num" w:pos="0"/>
        </w:tabs>
        <w:ind w:hanging="440" w:left="3500"/>
      </w:pPr>
      <w:rPr/>
      <w:start w:val="1"/>
    </w:lvl>
    <w:lvl w:ilvl="7">
      <w:lvlJc w:val="left"/>
      <w:lvlText w:val="(%8)"/>
      <w:numFmt w:val="aiueoFullWidth"/>
      <w:pPr>
        <w:tabs>
          <w:tab w:val="num" w:pos="0"/>
        </w:tabs>
        <w:ind w:hanging="440" w:left="3940"/>
      </w:pPr>
      <w:rPr/>
      <w:start w:val="1"/>
    </w:lvl>
    <w:lvl w:ilvl="8">
      <w:lvlJc w:val="left"/>
      <w:lvlText w:val="%9"/>
      <w:numFmt w:val="decimalEnclosedCircle"/>
      <w:pPr>
        <w:tabs>
          <w:tab w:val="num" w:pos="0"/>
        </w:tabs>
        <w:ind w:hanging="440" w:left="4380"/>
      </w:pPr>
      <w:rPr/>
      <w:start w:val="1"/>
    </w:lvl>
  </w:abstractNum>
  <w:abstractNum w:abstractNumId="2">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3">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4">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5">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6">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7">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8">
    <w:lvl w:ilvl="0">
      <w:lvlJc w:val="left"/>
      <w:lvlText w:val="(%1)"/>
      <w:numFmt w:val="decimal"/>
      <w:pPr>
        <w:tabs>
          <w:tab w:val="num" w:pos="0"/>
        </w:tabs>
        <w:ind w:hanging="440" w:left="880"/>
      </w:pPr>
      <w:rPr/>
      <w:start w:val="1"/>
    </w:lvl>
    <w:lvl w:ilvl="1">
      <w:lvlJc w:val="left"/>
      <w:lvlText w:val="(%2)"/>
      <w:numFmt w:val="aiueoFullWidth"/>
      <w:pPr>
        <w:tabs>
          <w:tab w:val="num" w:pos="0"/>
        </w:tabs>
        <w:ind w:hanging="440" w:left="1320"/>
      </w:pPr>
      <w:rPr/>
      <w:start w:val="1"/>
    </w:lvl>
    <w:lvl w:ilvl="2">
      <w:lvlJc w:val="left"/>
      <w:lvlText w:val="%3"/>
      <w:numFmt w:val="decimalEnclosedCircle"/>
      <w:pPr>
        <w:tabs>
          <w:tab w:val="num" w:pos="0"/>
        </w:tabs>
        <w:ind w:hanging="440" w:left="1760"/>
      </w:pPr>
      <w:rPr/>
      <w:start w:val="1"/>
    </w:lvl>
    <w:lvl w:ilvl="3">
      <w:lvlJc w:val="left"/>
      <w:lvlText w:val="%4."/>
      <w:numFmt w:val="decimal"/>
      <w:pPr>
        <w:tabs>
          <w:tab w:val="num" w:pos="0"/>
        </w:tabs>
        <w:ind w:hanging="440" w:left="2200"/>
      </w:pPr>
      <w:rPr/>
      <w:start w:val="1"/>
    </w:lvl>
    <w:lvl w:ilvl="4">
      <w:lvlJc w:val="left"/>
      <w:lvlText w:val="(%5)"/>
      <w:numFmt w:val="aiueoFullWidth"/>
      <w:pPr>
        <w:tabs>
          <w:tab w:val="num" w:pos="0"/>
        </w:tabs>
        <w:ind w:hanging="440" w:left="2640"/>
      </w:pPr>
      <w:rPr/>
      <w:start w:val="1"/>
    </w:lvl>
    <w:lvl w:ilvl="5">
      <w:lvlJc w:val="left"/>
      <w:lvlText w:val="%6"/>
      <w:numFmt w:val="decimalEnclosedCircle"/>
      <w:pPr>
        <w:tabs>
          <w:tab w:val="num" w:pos="0"/>
        </w:tabs>
        <w:ind w:hanging="440" w:left="3080"/>
      </w:pPr>
      <w:rPr/>
      <w:start w:val="1"/>
    </w:lvl>
    <w:lvl w:ilvl="6">
      <w:lvlJc w:val="left"/>
      <w:lvlText w:val="%7."/>
      <w:numFmt w:val="decimal"/>
      <w:pPr>
        <w:tabs>
          <w:tab w:val="num" w:pos="0"/>
        </w:tabs>
        <w:ind w:hanging="440" w:left="3520"/>
      </w:pPr>
      <w:rPr/>
      <w:start w:val="1"/>
    </w:lvl>
    <w:lvl w:ilvl="7">
      <w:lvlJc w:val="left"/>
      <w:lvlText w:val="(%8)"/>
      <w:numFmt w:val="aiueoFullWidth"/>
      <w:pPr>
        <w:tabs>
          <w:tab w:val="num" w:pos="0"/>
        </w:tabs>
        <w:ind w:hanging="440" w:left="3960"/>
      </w:pPr>
      <w:rPr/>
      <w:start w:val="1"/>
    </w:lvl>
    <w:lvl w:ilvl="8">
      <w:lvlJc w:val="left"/>
      <w:lvlText w:val="%9"/>
      <w:numFmt w:val="decimalEnclosedCircle"/>
      <w:pPr>
        <w:tabs>
          <w:tab w:val="num" w:pos="0"/>
        </w:tabs>
        <w:ind w:hanging="440" w:left="4400"/>
      </w:pPr>
      <w:rPr/>
      <w:start w:val="1"/>
    </w:lvl>
  </w:abstractNum>
  <w:abstractNum w:abstractNumId="9">
    <w:lvl w:ilvl="0">
      <w:lvlJc w:val="left"/>
      <w:lvlText w:val="(%1)"/>
      <w:numFmt w:val="decimal"/>
      <w:pPr>
        <w:tabs>
          <w:tab w:val="num" w:pos="0"/>
        </w:tabs>
        <w:ind w:hanging="440" w:left="880"/>
      </w:pPr>
      <w:rPr/>
      <w:start w:val="1"/>
    </w:lvl>
    <w:lvl w:ilvl="1">
      <w:lvlJc w:val="left"/>
      <w:lvlText w:val="(%2)"/>
      <w:numFmt w:val="aiueoFullWidth"/>
      <w:pPr>
        <w:tabs>
          <w:tab w:val="num" w:pos="0"/>
        </w:tabs>
        <w:ind w:hanging="440" w:left="1320"/>
      </w:pPr>
      <w:rPr/>
      <w:start w:val="1"/>
    </w:lvl>
    <w:lvl w:ilvl="2">
      <w:lvlJc w:val="left"/>
      <w:lvlText w:val="%3"/>
      <w:numFmt w:val="decimalEnclosedCircle"/>
      <w:pPr>
        <w:tabs>
          <w:tab w:val="num" w:pos="0"/>
        </w:tabs>
        <w:ind w:hanging="440" w:left="1760"/>
      </w:pPr>
      <w:rPr/>
      <w:start w:val="1"/>
    </w:lvl>
    <w:lvl w:ilvl="3">
      <w:lvlJc w:val="left"/>
      <w:lvlText w:val="%4."/>
      <w:numFmt w:val="decimal"/>
      <w:pPr>
        <w:tabs>
          <w:tab w:val="num" w:pos="0"/>
        </w:tabs>
        <w:ind w:hanging="440" w:left="2200"/>
      </w:pPr>
      <w:rPr/>
      <w:start w:val="1"/>
    </w:lvl>
    <w:lvl w:ilvl="4">
      <w:lvlJc w:val="left"/>
      <w:lvlText w:val="(%5)"/>
      <w:numFmt w:val="aiueoFullWidth"/>
      <w:pPr>
        <w:tabs>
          <w:tab w:val="num" w:pos="0"/>
        </w:tabs>
        <w:ind w:hanging="440" w:left="2640"/>
      </w:pPr>
      <w:rPr/>
      <w:start w:val="1"/>
    </w:lvl>
    <w:lvl w:ilvl="5">
      <w:lvlJc w:val="left"/>
      <w:lvlText w:val="%6"/>
      <w:numFmt w:val="decimalEnclosedCircle"/>
      <w:pPr>
        <w:tabs>
          <w:tab w:val="num" w:pos="0"/>
        </w:tabs>
        <w:ind w:hanging="440" w:left="3080"/>
      </w:pPr>
      <w:rPr/>
      <w:start w:val="1"/>
    </w:lvl>
    <w:lvl w:ilvl="6">
      <w:lvlJc w:val="left"/>
      <w:lvlText w:val="%7."/>
      <w:numFmt w:val="decimal"/>
      <w:pPr>
        <w:tabs>
          <w:tab w:val="num" w:pos="0"/>
        </w:tabs>
        <w:ind w:hanging="440" w:left="3520"/>
      </w:pPr>
      <w:rPr/>
      <w:start w:val="1"/>
    </w:lvl>
    <w:lvl w:ilvl="7">
      <w:lvlJc w:val="left"/>
      <w:lvlText w:val="(%8)"/>
      <w:numFmt w:val="aiueoFullWidth"/>
      <w:pPr>
        <w:tabs>
          <w:tab w:val="num" w:pos="0"/>
        </w:tabs>
        <w:ind w:hanging="440" w:left="3960"/>
      </w:pPr>
      <w:rPr/>
      <w:start w:val="1"/>
    </w:lvl>
    <w:lvl w:ilvl="8">
      <w:lvlJc w:val="left"/>
      <w:lvlText w:val="%9"/>
      <w:numFmt w:val="decimalEnclosedCircle"/>
      <w:pPr>
        <w:tabs>
          <w:tab w:val="num" w:pos="0"/>
        </w:tabs>
        <w:ind w:hanging="440" w:left="4400"/>
      </w:pPr>
      <w:rPr/>
      <w:start w:val="1"/>
    </w:lvl>
  </w:abstractNum>
  <w:abstractNum w:abstractNumId="10">
    <w:lvl w:ilvl="0">
      <w:lvlJc w:val="left"/>
      <w:lvlText w:val="(%1)"/>
      <w:numFmt w:val="decimal"/>
      <w:pPr>
        <w:tabs>
          <w:tab w:val="num" w:pos="0"/>
        </w:tabs>
        <w:ind w:hanging="440" w:left="880"/>
      </w:pPr>
      <w:rPr/>
      <w:start w:val="1"/>
    </w:lvl>
    <w:lvl w:ilvl="1">
      <w:lvlJc w:val="left"/>
      <w:lvlText w:val="(%2)"/>
      <w:numFmt w:val="aiueoFullWidth"/>
      <w:pPr>
        <w:tabs>
          <w:tab w:val="num" w:pos="0"/>
        </w:tabs>
        <w:ind w:hanging="440" w:left="1320"/>
      </w:pPr>
      <w:rPr/>
      <w:start w:val="1"/>
    </w:lvl>
    <w:lvl w:ilvl="2">
      <w:lvlJc w:val="left"/>
      <w:lvlText w:val="%3"/>
      <w:numFmt w:val="decimalEnclosedCircle"/>
      <w:pPr>
        <w:tabs>
          <w:tab w:val="num" w:pos="0"/>
        </w:tabs>
        <w:ind w:hanging="440" w:left="1760"/>
      </w:pPr>
      <w:rPr/>
      <w:start w:val="1"/>
    </w:lvl>
    <w:lvl w:ilvl="3">
      <w:lvlJc w:val="left"/>
      <w:lvlText w:val="%4."/>
      <w:numFmt w:val="decimal"/>
      <w:pPr>
        <w:tabs>
          <w:tab w:val="num" w:pos="0"/>
        </w:tabs>
        <w:ind w:hanging="440" w:left="2200"/>
      </w:pPr>
      <w:rPr/>
      <w:start w:val="1"/>
    </w:lvl>
    <w:lvl w:ilvl="4">
      <w:lvlJc w:val="left"/>
      <w:lvlText w:val="(%5)"/>
      <w:numFmt w:val="aiueoFullWidth"/>
      <w:pPr>
        <w:tabs>
          <w:tab w:val="num" w:pos="0"/>
        </w:tabs>
        <w:ind w:hanging="440" w:left="2640"/>
      </w:pPr>
      <w:rPr/>
      <w:start w:val="1"/>
    </w:lvl>
    <w:lvl w:ilvl="5">
      <w:lvlJc w:val="left"/>
      <w:lvlText w:val="%6"/>
      <w:numFmt w:val="decimalEnclosedCircle"/>
      <w:pPr>
        <w:tabs>
          <w:tab w:val="num" w:pos="0"/>
        </w:tabs>
        <w:ind w:hanging="440" w:left="3080"/>
      </w:pPr>
      <w:rPr/>
      <w:start w:val="1"/>
    </w:lvl>
    <w:lvl w:ilvl="6">
      <w:lvlJc w:val="left"/>
      <w:lvlText w:val="%7."/>
      <w:numFmt w:val="decimal"/>
      <w:pPr>
        <w:tabs>
          <w:tab w:val="num" w:pos="0"/>
        </w:tabs>
        <w:ind w:hanging="440" w:left="3520"/>
      </w:pPr>
      <w:rPr/>
      <w:start w:val="1"/>
    </w:lvl>
    <w:lvl w:ilvl="7">
      <w:lvlJc w:val="left"/>
      <w:lvlText w:val="(%8)"/>
      <w:numFmt w:val="aiueoFullWidth"/>
      <w:pPr>
        <w:tabs>
          <w:tab w:val="num" w:pos="0"/>
        </w:tabs>
        <w:ind w:hanging="440" w:left="3960"/>
      </w:pPr>
      <w:rPr/>
      <w:start w:val="1"/>
    </w:lvl>
    <w:lvl w:ilvl="8">
      <w:lvlJc w:val="left"/>
      <w:lvlText w:val="%9"/>
      <w:numFmt w:val="decimalEnclosedCircle"/>
      <w:pPr>
        <w:tabs>
          <w:tab w:val="num" w:pos="0"/>
        </w:tabs>
        <w:ind w:hanging="440" w:left="4400"/>
      </w:pPr>
      <w:rPr/>
      <w:start w:val="1"/>
    </w:lvl>
  </w:abstractNum>
  <w:abstractNum w:abstractNumId="11">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12">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13">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14">
    <w:lvl w:ilvl="0">
      <w:lvlJc w:val="left"/>
      <w:lvlText w:val="(%1)"/>
      <w:numFmt w:val="decimal"/>
      <w:pPr>
        <w:tabs>
          <w:tab w:val="num" w:pos="0"/>
        </w:tabs>
        <w:ind w:hanging="440" w:left="880"/>
      </w:pPr>
      <w:rPr/>
      <w:start w:val="1"/>
    </w:lvl>
    <w:lvl w:ilvl="1">
      <w:lvlJc w:val="left"/>
      <w:lvlText w:val="(%2)"/>
      <w:numFmt w:val="aiueoFullWidth"/>
      <w:pPr>
        <w:tabs>
          <w:tab w:val="num" w:pos="0"/>
        </w:tabs>
        <w:ind w:hanging="440" w:left="1320"/>
      </w:pPr>
      <w:rPr/>
      <w:start w:val="1"/>
    </w:lvl>
    <w:lvl w:ilvl="2">
      <w:lvlJc w:val="left"/>
      <w:lvlText w:val="%3"/>
      <w:numFmt w:val="decimalEnclosedCircle"/>
      <w:pPr>
        <w:tabs>
          <w:tab w:val="num" w:pos="0"/>
        </w:tabs>
        <w:ind w:hanging="440" w:left="1760"/>
      </w:pPr>
      <w:rPr/>
      <w:start w:val="1"/>
    </w:lvl>
    <w:lvl w:ilvl="3">
      <w:lvlJc w:val="left"/>
      <w:lvlText w:val="%4."/>
      <w:numFmt w:val="decimal"/>
      <w:pPr>
        <w:tabs>
          <w:tab w:val="num" w:pos="0"/>
        </w:tabs>
        <w:ind w:hanging="440" w:left="2200"/>
      </w:pPr>
      <w:rPr/>
      <w:start w:val="1"/>
    </w:lvl>
    <w:lvl w:ilvl="4">
      <w:lvlJc w:val="left"/>
      <w:lvlText w:val="(%5)"/>
      <w:numFmt w:val="aiueoFullWidth"/>
      <w:pPr>
        <w:tabs>
          <w:tab w:val="num" w:pos="0"/>
        </w:tabs>
        <w:ind w:hanging="440" w:left="2640"/>
      </w:pPr>
      <w:rPr/>
      <w:start w:val="1"/>
    </w:lvl>
    <w:lvl w:ilvl="5">
      <w:lvlJc w:val="left"/>
      <w:lvlText w:val="%6"/>
      <w:numFmt w:val="decimalEnclosedCircle"/>
      <w:pPr>
        <w:tabs>
          <w:tab w:val="num" w:pos="0"/>
        </w:tabs>
        <w:ind w:hanging="440" w:left="3080"/>
      </w:pPr>
      <w:rPr/>
      <w:start w:val="1"/>
    </w:lvl>
    <w:lvl w:ilvl="6">
      <w:lvlJc w:val="left"/>
      <w:lvlText w:val="%7."/>
      <w:numFmt w:val="decimal"/>
      <w:pPr>
        <w:tabs>
          <w:tab w:val="num" w:pos="0"/>
        </w:tabs>
        <w:ind w:hanging="440" w:left="3520"/>
      </w:pPr>
      <w:rPr/>
      <w:start w:val="1"/>
    </w:lvl>
    <w:lvl w:ilvl="7">
      <w:lvlJc w:val="left"/>
      <w:lvlText w:val="(%8)"/>
      <w:numFmt w:val="aiueoFullWidth"/>
      <w:pPr>
        <w:tabs>
          <w:tab w:val="num" w:pos="0"/>
        </w:tabs>
        <w:ind w:hanging="440" w:left="3960"/>
      </w:pPr>
      <w:rPr/>
      <w:start w:val="1"/>
    </w:lvl>
    <w:lvl w:ilvl="8">
      <w:lvlJc w:val="left"/>
      <w:lvlText w:val="%9"/>
      <w:numFmt w:val="decimalEnclosedCircle"/>
      <w:pPr>
        <w:tabs>
          <w:tab w:val="num" w:pos="0"/>
        </w:tabs>
        <w:ind w:hanging="440" w:left="4400"/>
      </w:pPr>
      <w:rPr/>
      <w:start w:val="1"/>
    </w:lvl>
  </w:abstractNum>
  <w:abstractNum w:abstractNumId="15">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16">
    <w:lvl w:ilvl="0">
      <w:lvlJc w:val="left"/>
      <w:lvlText w:val="(%1)"/>
      <w:numFmt w:val="decimal"/>
      <w:pPr>
        <w:tabs>
          <w:tab w:val="num" w:pos="0"/>
        </w:tabs>
        <w:ind w:hanging="440" w:left="860"/>
      </w:pPr>
      <w:rPr/>
      <w:start w:val="1"/>
    </w:lvl>
    <w:lvl w:ilvl="1">
      <w:lvlJc w:val="left"/>
      <w:lvlText w:val="(%2)"/>
      <w:numFmt w:val="aiueoFullWidth"/>
      <w:pPr>
        <w:tabs>
          <w:tab w:val="num" w:pos="0"/>
        </w:tabs>
        <w:ind w:hanging="440" w:left="1300"/>
      </w:pPr>
      <w:rPr/>
      <w:start w:val="1"/>
    </w:lvl>
    <w:lvl w:ilvl="2">
      <w:lvlJc w:val="left"/>
      <w:lvlText w:val="%3"/>
      <w:numFmt w:val="decimalEnclosedCircle"/>
      <w:pPr>
        <w:tabs>
          <w:tab w:val="num" w:pos="0"/>
        </w:tabs>
        <w:ind w:hanging="440" w:left="1740"/>
      </w:pPr>
      <w:rPr/>
      <w:start w:val="1"/>
    </w:lvl>
    <w:lvl w:ilvl="3">
      <w:lvlJc w:val="left"/>
      <w:lvlText w:val="%4."/>
      <w:numFmt w:val="decimal"/>
      <w:pPr>
        <w:tabs>
          <w:tab w:val="num" w:pos="0"/>
        </w:tabs>
        <w:ind w:hanging="440" w:left="2180"/>
      </w:pPr>
      <w:rPr/>
      <w:start w:val="1"/>
    </w:lvl>
    <w:lvl w:ilvl="4">
      <w:lvlJc w:val="left"/>
      <w:lvlText w:val="(%5)"/>
      <w:numFmt w:val="aiueoFullWidth"/>
      <w:pPr>
        <w:tabs>
          <w:tab w:val="num" w:pos="0"/>
        </w:tabs>
        <w:ind w:hanging="440" w:left="2620"/>
      </w:pPr>
      <w:rPr/>
      <w:start w:val="1"/>
    </w:lvl>
    <w:lvl w:ilvl="5">
      <w:lvlJc w:val="left"/>
      <w:lvlText w:val="%6"/>
      <w:numFmt w:val="decimalEnclosedCircle"/>
      <w:pPr>
        <w:tabs>
          <w:tab w:val="num" w:pos="0"/>
        </w:tabs>
        <w:ind w:hanging="440" w:left="3060"/>
      </w:pPr>
      <w:rPr/>
      <w:start w:val="1"/>
    </w:lvl>
    <w:lvl w:ilvl="6">
      <w:lvlJc w:val="left"/>
      <w:lvlText w:val="%7."/>
      <w:numFmt w:val="decimal"/>
      <w:pPr>
        <w:tabs>
          <w:tab w:val="num" w:pos="0"/>
        </w:tabs>
        <w:ind w:hanging="440" w:left="3500"/>
      </w:pPr>
      <w:rPr/>
      <w:start w:val="1"/>
    </w:lvl>
    <w:lvl w:ilvl="7">
      <w:lvlJc w:val="left"/>
      <w:lvlText w:val="(%8)"/>
      <w:numFmt w:val="aiueoFullWidth"/>
      <w:pPr>
        <w:tabs>
          <w:tab w:val="num" w:pos="0"/>
        </w:tabs>
        <w:ind w:hanging="440" w:left="3940"/>
      </w:pPr>
      <w:rPr/>
      <w:start w:val="1"/>
    </w:lvl>
    <w:lvl w:ilvl="8">
      <w:lvlJc w:val="left"/>
      <w:lvlText w:val="%9"/>
      <w:numFmt w:val="decimalEnclosedCircle"/>
      <w:pPr>
        <w:tabs>
          <w:tab w:val="num" w:pos="0"/>
        </w:tabs>
        <w:ind w:hanging="440" w:left="4380"/>
      </w:pPr>
      <w:rPr/>
      <w:start w:val="1"/>
    </w:lvl>
  </w:abstractNum>
  <w:abstractNum w:abstractNumId="17">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18">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19">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20">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21">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22">
    <w:lvl w:ilvl="0">
      <w:lvlJc w:val="left"/>
      <w:lvlText w:val="(%1)"/>
      <w:numFmt w:val="decimal"/>
      <w:pPr>
        <w:tabs>
          <w:tab w:val="num" w:pos="0"/>
        </w:tabs>
        <w:ind w:hanging="440" w:left="880"/>
      </w:pPr>
      <w:rPr/>
      <w:start w:val="1"/>
    </w:lvl>
    <w:lvl w:ilvl="1">
      <w:lvlJc w:val="left"/>
      <w:lvlText w:val="(%2)"/>
      <w:numFmt w:val="aiueoFullWidth"/>
      <w:pPr>
        <w:tabs>
          <w:tab w:val="num" w:pos="0"/>
        </w:tabs>
        <w:ind w:hanging="440" w:left="1320"/>
      </w:pPr>
      <w:rPr/>
      <w:start w:val="1"/>
    </w:lvl>
    <w:lvl w:ilvl="2">
      <w:lvlJc w:val="left"/>
      <w:lvlText w:val="%3"/>
      <w:numFmt w:val="decimalEnclosedCircle"/>
      <w:pPr>
        <w:tabs>
          <w:tab w:val="num" w:pos="0"/>
        </w:tabs>
        <w:ind w:hanging="440" w:left="1760"/>
      </w:pPr>
      <w:rPr/>
      <w:start w:val="1"/>
    </w:lvl>
    <w:lvl w:ilvl="3">
      <w:lvlJc w:val="left"/>
      <w:lvlText w:val="%4."/>
      <w:numFmt w:val="decimal"/>
      <w:pPr>
        <w:tabs>
          <w:tab w:val="num" w:pos="0"/>
        </w:tabs>
        <w:ind w:hanging="440" w:left="2200"/>
      </w:pPr>
      <w:rPr/>
      <w:start w:val="1"/>
    </w:lvl>
    <w:lvl w:ilvl="4">
      <w:lvlJc w:val="left"/>
      <w:lvlText w:val="(%5)"/>
      <w:numFmt w:val="aiueoFullWidth"/>
      <w:pPr>
        <w:tabs>
          <w:tab w:val="num" w:pos="0"/>
        </w:tabs>
        <w:ind w:hanging="440" w:left="2640"/>
      </w:pPr>
      <w:rPr/>
      <w:start w:val="1"/>
    </w:lvl>
    <w:lvl w:ilvl="5">
      <w:lvlJc w:val="left"/>
      <w:lvlText w:val="%6"/>
      <w:numFmt w:val="decimalEnclosedCircle"/>
      <w:pPr>
        <w:tabs>
          <w:tab w:val="num" w:pos="0"/>
        </w:tabs>
        <w:ind w:hanging="440" w:left="3080"/>
      </w:pPr>
      <w:rPr/>
      <w:start w:val="1"/>
    </w:lvl>
    <w:lvl w:ilvl="6">
      <w:lvlJc w:val="left"/>
      <w:lvlText w:val="%7."/>
      <w:numFmt w:val="decimal"/>
      <w:pPr>
        <w:tabs>
          <w:tab w:val="num" w:pos="0"/>
        </w:tabs>
        <w:ind w:hanging="440" w:left="3520"/>
      </w:pPr>
      <w:rPr/>
      <w:start w:val="1"/>
    </w:lvl>
    <w:lvl w:ilvl="7">
      <w:lvlJc w:val="left"/>
      <w:lvlText w:val="(%8)"/>
      <w:numFmt w:val="aiueoFullWidth"/>
      <w:pPr>
        <w:tabs>
          <w:tab w:val="num" w:pos="0"/>
        </w:tabs>
        <w:ind w:hanging="440" w:left="3960"/>
      </w:pPr>
      <w:rPr/>
      <w:start w:val="1"/>
    </w:lvl>
    <w:lvl w:ilvl="8">
      <w:lvlJc w:val="left"/>
      <w:lvlText w:val="%9"/>
      <w:numFmt w:val="decimalEnclosedCircle"/>
      <w:pPr>
        <w:tabs>
          <w:tab w:val="num" w:pos="0"/>
        </w:tabs>
        <w:ind w:hanging="440" w:left="4400"/>
      </w:pPr>
      <w:rPr/>
      <w:start w:val="1"/>
    </w:lvl>
  </w:abstractNum>
  <w:abstractNum w:abstractNumId="23">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24">
    <w:lvl w:ilvl="0">
      <w:lvlJc w:val="left"/>
      <w:lvlText w:val="(%1)"/>
      <w:numFmt w:val="decimal"/>
      <w:pPr>
        <w:tabs>
          <w:tab w:val="num" w:pos="0"/>
        </w:tabs>
        <w:ind w:hanging="440" w:left="880"/>
      </w:pPr>
      <w:rPr/>
      <w:start w:val="1"/>
    </w:lvl>
    <w:lvl w:ilvl="1">
      <w:lvlJc w:val="left"/>
      <w:lvlText w:val="(%2)"/>
      <w:numFmt w:val="aiueoFullWidth"/>
      <w:pPr>
        <w:tabs>
          <w:tab w:val="num" w:pos="0"/>
        </w:tabs>
        <w:ind w:hanging="440" w:left="1320"/>
      </w:pPr>
      <w:rPr/>
      <w:start w:val="1"/>
    </w:lvl>
    <w:lvl w:ilvl="2">
      <w:lvlJc w:val="left"/>
      <w:lvlText w:val="%3"/>
      <w:numFmt w:val="decimalEnclosedCircle"/>
      <w:pPr>
        <w:tabs>
          <w:tab w:val="num" w:pos="0"/>
        </w:tabs>
        <w:ind w:hanging="440" w:left="1760"/>
      </w:pPr>
      <w:rPr/>
      <w:start w:val="1"/>
    </w:lvl>
    <w:lvl w:ilvl="3">
      <w:lvlJc w:val="left"/>
      <w:lvlText w:val="%4."/>
      <w:numFmt w:val="decimal"/>
      <w:pPr>
        <w:tabs>
          <w:tab w:val="num" w:pos="0"/>
        </w:tabs>
        <w:ind w:hanging="440" w:left="2200"/>
      </w:pPr>
      <w:rPr/>
      <w:start w:val="1"/>
    </w:lvl>
    <w:lvl w:ilvl="4">
      <w:lvlJc w:val="left"/>
      <w:lvlText w:val="(%5)"/>
      <w:numFmt w:val="aiueoFullWidth"/>
      <w:pPr>
        <w:tabs>
          <w:tab w:val="num" w:pos="0"/>
        </w:tabs>
        <w:ind w:hanging="440" w:left="2640"/>
      </w:pPr>
      <w:rPr/>
      <w:start w:val="1"/>
    </w:lvl>
    <w:lvl w:ilvl="5">
      <w:lvlJc w:val="left"/>
      <w:lvlText w:val="%6"/>
      <w:numFmt w:val="decimalEnclosedCircle"/>
      <w:pPr>
        <w:tabs>
          <w:tab w:val="num" w:pos="0"/>
        </w:tabs>
        <w:ind w:hanging="440" w:left="3080"/>
      </w:pPr>
      <w:rPr/>
      <w:start w:val="1"/>
    </w:lvl>
    <w:lvl w:ilvl="6">
      <w:lvlJc w:val="left"/>
      <w:lvlText w:val="%7."/>
      <w:numFmt w:val="decimal"/>
      <w:pPr>
        <w:tabs>
          <w:tab w:val="num" w:pos="0"/>
        </w:tabs>
        <w:ind w:hanging="440" w:left="3520"/>
      </w:pPr>
      <w:rPr/>
      <w:start w:val="1"/>
    </w:lvl>
    <w:lvl w:ilvl="7">
      <w:lvlJc w:val="left"/>
      <w:lvlText w:val="(%8)"/>
      <w:numFmt w:val="aiueoFullWidth"/>
      <w:pPr>
        <w:tabs>
          <w:tab w:val="num" w:pos="0"/>
        </w:tabs>
        <w:ind w:hanging="440" w:left="3960"/>
      </w:pPr>
      <w:rPr/>
      <w:start w:val="1"/>
    </w:lvl>
    <w:lvl w:ilvl="8">
      <w:lvlJc w:val="left"/>
      <w:lvlText w:val="%9"/>
      <w:numFmt w:val="decimalEnclosedCircle"/>
      <w:pPr>
        <w:tabs>
          <w:tab w:val="num" w:pos="0"/>
        </w:tabs>
        <w:ind w:hanging="440" w:left="4400"/>
      </w:pPr>
      <w:rPr/>
      <w:start w:val="1"/>
    </w:lvl>
  </w:abstractNum>
  <w:abstractNum w:abstractNumId="25">
    <w:lvl w:ilvl="0">
      <w:lvlJc w:val="left"/>
      <w:lvlText w:val="(%1)"/>
      <w:numFmt w:val="decimal"/>
      <w:pPr>
        <w:tabs>
          <w:tab w:val="num" w:pos="0"/>
        </w:tabs>
        <w:ind w:hanging="440" w:left="880"/>
      </w:pPr>
      <w:rPr/>
      <w:start w:val="1"/>
    </w:lvl>
    <w:lvl w:ilvl="1">
      <w:lvlJc w:val="left"/>
      <w:lvlText w:val="(%2)"/>
      <w:numFmt w:val="aiueoFullWidth"/>
      <w:pPr>
        <w:tabs>
          <w:tab w:val="num" w:pos="0"/>
        </w:tabs>
        <w:ind w:hanging="440" w:left="1320"/>
      </w:pPr>
      <w:rPr/>
      <w:start w:val="1"/>
    </w:lvl>
    <w:lvl w:ilvl="2">
      <w:lvlJc w:val="left"/>
      <w:lvlText w:val="%3"/>
      <w:numFmt w:val="decimalEnclosedCircle"/>
      <w:pPr>
        <w:tabs>
          <w:tab w:val="num" w:pos="0"/>
        </w:tabs>
        <w:ind w:hanging="440" w:left="1760"/>
      </w:pPr>
      <w:rPr/>
      <w:start w:val="1"/>
    </w:lvl>
    <w:lvl w:ilvl="3">
      <w:lvlJc w:val="left"/>
      <w:lvlText w:val="%4."/>
      <w:numFmt w:val="decimal"/>
      <w:pPr>
        <w:tabs>
          <w:tab w:val="num" w:pos="0"/>
        </w:tabs>
        <w:ind w:hanging="440" w:left="2200"/>
      </w:pPr>
      <w:rPr/>
      <w:start w:val="1"/>
    </w:lvl>
    <w:lvl w:ilvl="4">
      <w:lvlJc w:val="left"/>
      <w:lvlText w:val="(%5)"/>
      <w:numFmt w:val="aiueoFullWidth"/>
      <w:pPr>
        <w:tabs>
          <w:tab w:val="num" w:pos="0"/>
        </w:tabs>
        <w:ind w:hanging="440" w:left="2640"/>
      </w:pPr>
      <w:rPr/>
      <w:start w:val="1"/>
    </w:lvl>
    <w:lvl w:ilvl="5">
      <w:lvlJc w:val="left"/>
      <w:lvlText w:val="%6"/>
      <w:numFmt w:val="decimalEnclosedCircle"/>
      <w:pPr>
        <w:tabs>
          <w:tab w:val="num" w:pos="0"/>
        </w:tabs>
        <w:ind w:hanging="440" w:left="3080"/>
      </w:pPr>
      <w:rPr/>
      <w:start w:val="1"/>
    </w:lvl>
    <w:lvl w:ilvl="6">
      <w:lvlJc w:val="left"/>
      <w:lvlText w:val="%7."/>
      <w:numFmt w:val="decimal"/>
      <w:pPr>
        <w:tabs>
          <w:tab w:val="num" w:pos="0"/>
        </w:tabs>
        <w:ind w:hanging="440" w:left="3520"/>
      </w:pPr>
      <w:rPr/>
      <w:start w:val="1"/>
    </w:lvl>
    <w:lvl w:ilvl="7">
      <w:lvlJc w:val="left"/>
      <w:lvlText w:val="(%8)"/>
      <w:numFmt w:val="aiueoFullWidth"/>
      <w:pPr>
        <w:tabs>
          <w:tab w:val="num" w:pos="0"/>
        </w:tabs>
        <w:ind w:hanging="440" w:left="3960"/>
      </w:pPr>
      <w:rPr/>
      <w:start w:val="1"/>
    </w:lvl>
    <w:lvl w:ilvl="8">
      <w:lvlJc w:val="left"/>
      <w:lvlText w:val="%9"/>
      <w:numFmt w:val="decimalEnclosedCircle"/>
      <w:pPr>
        <w:tabs>
          <w:tab w:val="num" w:pos="0"/>
        </w:tabs>
        <w:ind w:hanging="440" w:left="4400"/>
      </w:pPr>
      <w:rPr/>
      <w:start w:val="1"/>
    </w:lvl>
  </w:abstractNum>
  <w:abstractNum w:abstractNumId="26">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27">
    <w:lvl w:ilvl="0">
      <w:lvlJc w:val="left"/>
      <w:lvlText w:val="(%1)"/>
      <w:numFmt w:val="decimal"/>
      <w:pPr>
        <w:tabs>
          <w:tab w:val="num" w:pos="0"/>
        </w:tabs>
        <w:ind w:hanging="440" w:left="880"/>
      </w:pPr>
      <w:rPr/>
      <w:start w:val="1"/>
    </w:lvl>
    <w:lvl w:ilvl="1">
      <w:lvlJc w:val="left"/>
      <w:lvlText w:val="(%2)"/>
      <w:numFmt w:val="aiueoFullWidth"/>
      <w:pPr>
        <w:tabs>
          <w:tab w:val="num" w:pos="0"/>
        </w:tabs>
        <w:ind w:hanging="440" w:left="1320"/>
      </w:pPr>
      <w:rPr/>
      <w:start w:val="1"/>
    </w:lvl>
    <w:lvl w:ilvl="2">
      <w:lvlJc w:val="left"/>
      <w:lvlText w:val="%3"/>
      <w:numFmt w:val="decimalEnclosedCircle"/>
      <w:pPr>
        <w:tabs>
          <w:tab w:val="num" w:pos="0"/>
        </w:tabs>
        <w:ind w:hanging="440" w:left="1760"/>
      </w:pPr>
      <w:rPr/>
      <w:start w:val="1"/>
    </w:lvl>
    <w:lvl w:ilvl="3">
      <w:lvlJc w:val="left"/>
      <w:lvlText w:val="%4."/>
      <w:numFmt w:val="decimal"/>
      <w:pPr>
        <w:tabs>
          <w:tab w:val="num" w:pos="0"/>
        </w:tabs>
        <w:ind w:hanging="440" w:left="2200"/>
      </w:pPr>
      <w:rPr/>
      <w:start w:val="1"/>
    </w:lvl>
    <w:lvl w:ilvl="4">
      <w:lvlJc w:val="left"/>
      <w:lvlText w:val="(%5)"/>
      <w:numFmt w:val="aiueoFullWidth"/>
      <w:pPr>
        <w:tabs>
          <w:tab w:val="num" w:pos="0"/>
        </w:tabs>
        <w:ind w:hanging="440" w:left="2640"/>
      </w:pPr>
      <w:rPr/>
      <w:start w:val="1"/>
    </w:lvl>
    <w:lvl w:ilvl="5">
      <w:lvlJc w:val="left"/>
      <w:lvlText w:val="%6"/>
      <w:numFmt w:val="decimalEnclosedCircle"/>
      <w:pPr>
        <w:tabs>
          <w:tab w:val="num" w:pos="0"/>
        </w:tabs>
        <w:ind w:hanging="440" w:left="3080"/>
      </w:pPr>
      <w:rPr/>
      <w:start w:val="1"/>
    </w:lvl>
    <w:lvl w:ilvl="6">
      <w:lvlJc w:val="left"/>
      <w:lvlText w:val="%7."/>
      <w:numFmt w:val="decimal"/>
      <w:pPr>
        <w:tabs>
          <w:tab w:val="num" w:pos="0"/>
        </w:tabs>
        <w:ind w:hanging="440" w:left="3520"/>
      </w:pPr>
      <w:rPr/>
      <w:start w:val="1"/>
    </w:lvl>
    <w:lvl w:ilvl="7">
      <w:lvlJc w:val="left"/>
      <w:lvlText w:val="(%8)"/>
      <w:numFmt w:val="aiueoFullWidth"/>
      <w:pPr>
        <w:tabs>
          <w:tab w:val="num" w:pos="0"/>
        </w:tabs>
        <w:ind w:hanging="440" w:left="3960"/>
      </w:pPr>
      <w:rPr/>
      <w:start w:val="1"/>
    </w:lvl>
    <w:lvl w:ilvl="8">
      <w:lvlJc w:val="left"/>
      <w:lvlText w:val="%9"/>
      <w:numFmt w:val="decimalEnclosedCircle"/>
      <w:pPr>
        <w:tabs>
          <w:tab w:val="num" w:pos="0"/>
        </w:tabs>
        <w:ind w:hanging="440" w:left="4400"/>
      </w:pPr>
      <w:rPr/>
      <w:start w:val="1"/>
    </w:lvl>
  </w:abstractNum>
  <w:abstractNum w:abstractNumId="28">
    <w:lvl w:ilvl="0">
      <w:lvlJc w:val="left"/>
      <w:lvlText w:val="%1."/>
      <w:numFmt w:val="decimal"/>
      <w:pPr>
        <w:tabs>
          <w:tab w:val="num" w:pos="0"/>
        </w:tabs>
        <w:ind w:hanging="440" w:left="440"/>
      </w:pPr>
      <w:rPr/>
      <w:start w:val="1"/>
    </w:lvl>
    <w:lvl w:ilvl="1">
      <w:lvlJc w:val="left"/>
      <w:lvlText w:val="(%2)"/>
      <w:numFmt w:val="aiueoFullWidth"/>
      <w:pPr>
        <w:tabs>
          <w:tab w:val="num" w:pos="0"/>
        </w:tabs>
        <w:ind w:hanging="440" w:left="880"/>
      </w:pPr>
      <w:rPr/>
      <w:start w:val="1"/>
    </w:lvl>
    <w:lvl w:ilvl="2">
      <w:lvlJc w:val="left"/>
      <w:lvlText w:val="%3"/>
      <w:numFmt w:val="decimalEnclosedCircle"/>
      <w:pPr>
        <w:tabs>
          <w:tab w:val="num" w:pos="0"/>
        </w:tabs>
        <w:ind w:hanging="440" w:left="1320"/>
      </w:pPr>
      <w:rPr/>
      <w:start w:val="1"/>
    </w:lvl>
    <w:lvl w:ilvl="3">
      <w:lvlJc w:val="left"/>
      <w:lvlText w:val="%4."/>
      <w:numFmt w:val="decimal"/>
      <w:pPr>
        <w:tabs>
          <w:tab w:val="num" w:pos="0"/>
        </w:tabs>
        <w:ind w:hanging="440" w:left="1760"/>
      </w:pPr>
      <w:rPr/>
      <w:start w:val="1"/>
    </w:lvl>
    <w:lvl w:ilvl="4">
      <w:lvlJc w:val="left"/>
      <w:lvlText w:val="(%5)"/>
      <w:numFmt w:val="aiueoFullWidth"/>
      <w:pPr>
        <w:tabs>
          <w:tab w:val="num" w:pos="0"/>
        </w:tabs>
        <w:ind w:hanging="440" w:left="2200"/>
      </w:pPr>
      <w:rPr/>
      <w:start w:val="1"/>
    </w:lvl>
    <w:lvl w:ilvl="5">
      <w:lvlJc w:val="left"/>
      <w:lvlText w:val="%6"/>
      <w:numFmt w:val="decimalEnclosedCircle"/>
      <w:pPr>
        <w:tabs>
          <w:tab w:val="num" w:pos="0"/>
        </w:tabs>
        <w:ind w:hanging="440" w:left="2640"/>
      </w:pPr>
      <w:rPr/>
      <w:start w:val="1"/>
    </w:lvl>
    <w:lvl w:ilvl="6">
      <w:lvlJc w:val="left"/>
      <w:lvlText w:val="%7."/>
      <w:numFmt w:val="decimal"/>
      <w:pPr>
        <w:tabs>
          <w:tab w:val="num" w:pos="0"/>
        </w:tabs>
        <w:ind w:hanging="440" w:left="3080"/>
      </w:pPr>
      <w:rPr/>
      <w:start w:val="1"/>
    </w:lvl>
    <w:lvl w:ilvl="7">
      <w:lvlJc w:val="left"/>
      <w:lvlText w:val="(%8)"/>
      <w:numFmt w:val="aiueoFullWidth"/>
      <w:pPr>
        <w:tabs>
          <w:tab w:val="num" w:pos="0"/>
        </w:tabs>
        <w:ind w:hanging="440" w:left="3520"/>
      </w:pPr>
      <w:rPr/>
      <w:start w:val="1"/>
    </w:lvl>
    <w:lvl w:ilvl="8">
      <w:lvlJc w:val="left"/>
      <w:lvlText w:val="%9"/>
      <w:numFmt w:val="decimalEnclosedCircle"/>
      <w:pPr>
        <w:tabs>
          <w:tab w:val="num" w:pos="0"/>
        </w:tabs>
        <w:ind w:hanging="440" w:left="3960"/>
      </w:pPr>
      <w:rPr/>
      <w:start w:val="1"/>
    </w:lvl>
  </w:abstractNum>
  <w:abstractNum w:abstractNumId="29">
    <w:lvl w:ilvl="0">
      <w:lvlJc w:val="left"/>
      <w:lvlText w:val="(%1)"/>
      <w:numFmt w:val="decimal"/>
      <w:pPr>
        <w:tabs>
          <w:tab w:val="num" w:pos="0"/>
        </w:tabs>
        <w:ind w:hanging="440" w:left="880"/>
      </w:pPr>
      <w:rPr/>
      <w:start w:val="1"/>
    </w:lvl>
    <w:lvl w:ilvl="1">
      <w:lvlJc w:val="left"/>
      <w:lvlText w:val="(%2)"/>
      <w:numFmt w:val="aiueoFullWidth"/>
      <w:pPr>
        <w:tabs>
          <w:tab w:val="num" w:pos="0"/>
        </w:tabs>
        <w:ind w:hanging="440" w:left="1320"/>
      </w:pPr>
      <w:rPr/>
      <w:start w:val="1"/>
    </w:lvl>
    <w:lvl w:ilvl="2">
      <w:lvlJc w:val="left"/>
      <w:lvlText w:val="%3"/>
      <w:numFmt w:val="decimalEnclosedCircle"/>
      <w:pPr>
        <w:tabs>
          <w:tab w:val="num" w:pos="0"/>
        </w:tabs>
        <w:ind w:hanging="440" w:left="1760"/>
      </w:pPr>
      <w:rPr/>
      <w:start w:val="1"/>
    </w:lvl>
    <w:lvl w:ilvl="3">
      <w:lvlJc w:val="left"/>
      <w:lvlText w:val="%4."/>
      <w:numFmt w:val="decimal"/>
      <w:pPr>
        <w:tabs>
          <w:tab w:val="num" w:pos="0"/>
        </w:tabs>
        <w:ind w:hanging="440" w:left="2200"/>
      </w:pPr>
      <w:rPr/>
      <w:start w:val="1"/>
    </w:lvl>
    <w:lvl w:ilvl="4">
      <w:lvlJc w:val="left"/>
      <w:lvlText w:val="(%5)"/>
      <w:numFmt w:val="aiueoFullWidth"/>
      <w:pPr>
        <w:tabs>
          <w:tab w:val="num" w:pos="0"/>
        </w:tabs>
        <w:ind w:hanging="440" w:left="2640"/>
      </w:pPr>
      <w:rPr/>
      <w:start w:val="1"/>
    </w:lvl>
    <w:lvl w:ilvl="5">
      <w:lvlJc w:val="left"/>
      <w:lvlText w:val="%6"/>
      <w:numFmt w:val="decimalEnclosedCircle"/>
      <w:pPr>
        <w:tabs>
          <w:tab w:val="num" w:pos="0"/>
        </w:tabs>
        <w:ind w:hanging="440" w:left="3080"/>
      </w:pPr>
      <w:rPr/>
      <w:start w:val="1"/>
    </w:lvl>
    <w:lvl w:ilvl="6">
      <w:lvlJc w:val="left"/>
      <w:lvlText w:val="%7."/>
      <w:numFmt w:val="decimal"/>
      <w:pPr>
        <w:tabs>
          <w:tab w:val="num" w:pos="0"/>
        </w:tabs>
        <w:ind w:hanging="440" w:left="3520"/>
      </w:pPr>
      <w:rPr/>
      <w:start w:val="1"/>
    </w:lvl>
    <w:lvl w:ilvl="7">
      <w:lvlJc w:val="left"/>
      <w:lvlText w:val="(%8)"/>
      <w:numFmt w:val="aiueoFullWidth"/>
      <w:pPr>
        <w:tabs>
          <w:tab w:val="num" w:pos="0"/>
        </w:tabs>
        <w:ind w:hanging="440" w:left="3960"/>
      </w:pPr>
      <w:rPr/>
      <w:start w:val="1"/>
    </w:lvl>
    <w:lvl w:ilvl="8">
      <w:lvlJc w:val="left"/>
      <w:lvlText w:val="%9"/>
      <w:numFmt w:val="decimalEnclosedCircle"/>
      <w:pPr>
        <w:tabs>
          <w:tab w:val="num" w:pos="0"/>
        </w:tabs>
        <w:ind w:hanging="440" w:left="4400"/>
      </w:pPr>
      <w:rPr/>
      <w:start w:val="1"/>
    </w:lvl>
  </w:abstractNum>
  <w:abstractNum w:abstractNumId="30">
    <w:lvl w:ilvl="0">
      <w:lvlJc w:val="left"/>
      <w:lvlText w:val=""/>
      <w:numFmt w:val="none"/>
      <w:pPr>
        <w:tabs>
          <w:tab w:val="num" w:pos="0"/>
        </w:tabs>
        <w:ind w:firstLine="0" w:left="0"/>
      </w:pPr>
      <w:start w:val="1"/>
      <w:suff w:val="nothing"/>
    </w:lvl>
    <w:lvl w:ilvl="1">
      <w:lvlJc w:val="left"/>
      <w:lvlText w:val=""/>
      <w:numFmt w:val="none"/>
      <w:pPr>
        <w:tabs>
          <w:tab w:val="num" w:pos="0"/>
        </w:tabs>
        <w:ind w:firstLine="0" w:left="0"/>
      </w:pPr>
      <w:start w:val="1"/>
      <w:suff w:val="nothing"/>
    </w:lvl>
    <w:lvl w:ilvl="2">
      <w:lvlJc w:val="left"/>
      <w:lvlText w:val=""/>
      <w:numFmt w:val="none"/>
      <w:pPr>
        <w:tabs>
          <w:tab w:val="num" w:pos="0"/>
        </w:tabs>
        <w:ind w:firstLine="0" w:left="0"/>
      </w:pPr>
      <w:start w:val="1"/>
      <w:suff w:val="nothing"/>
    </w:lvl>
    <w:lvl w:ilvl="3">
      <w:lvlJc w:val="left"/>
      <w:lvlText w:val=""/>
      <w:numFmt w:val="none"/>
      <w:pPr>
        <w:tabs>
          <w:tab w:val="num" w:pos="0"/>
        </w:tabs>
        <w:ind w:firstLine="0" w:left="0"/>
      </w:pPr>
      <w:start w:val="1"/>
      <w:suff w:val="nothing"/>
    </w:lvl>
    <w:lvl w:ilvl="4">
      <w:lvlJc w:val="left"/>
      <w:lvlText w:val=""/>
      <w:numFmt w:val="none"/>
      <w:pPr>
        <w:tabs>
          <w:tab w:val="num" w:pos="0"/>
        </w:tabs>
        <w:ind w:firstLine="0" w:left="0"/>
      </w:pPr>
      <w:start w:val="1"/>
      <w:suff w:val="nothing"/>
    </w:lvl>
    <w:lvl w:ilvl="5">
      <w:lvlJc w:val="left"/>
      <w:lvlText w:val=""/>
      <w:numFmt w:val="none"/>
      <w:pPr>
        <w:tabs>
          <w:tab w:val="num" w:pos="0"/>
        </w:tabs>
        <w:ind w:firstLine="0" w:left="0"/>
      </w:pPr>
      <w:start w:val="1"/>
      <w:suff w:val="nothing"/>
    </w:lvl>
    <w:lvl w:ilvl="6">
      <w:lvlJc w:val="left"/>
      <w:lvlText w:val=""/>
      <w:numFmt w:val="none"/>
      <w:pPr>
        <w:tabs>
          <w:tab w:val="num" w:pos="0"/>
        </w:tabs>
        <w:ind w:firstLine="0" w:left="0"/>
      </w:pPr>
      <w:start w:val="1"/>
      <w:suff w:val="nothing"/>
    </w:lvl>
    <w:lvl w:ilvl="7">
      <w:lvlJc w:val="left"/>
      <w:lvlText w:val=""/>
      <w:numFmt w:val="none"/>
      <w:pPr>
        <w:tabs>
          <w:tab w:val="num" w:pos="0"/>
        </w:tabs>
        <w:ind w:firstLine="0" w:left="0"/>
      </w:pPr>
      <w:start w:val="1"/>
      <w:suff w:val="nothing"/>
    </w:lvl>
    <w:lvl w:ilvl="8">
      <w:lvlJc w:val="left"/>
      <w:lvlText w:val=""/>
      <w:numFmt w:val="none"/>
      <w:pPr>
        <w:tabs>
          <w:tab w:val="num" w:pos="0"/>
        </w:tabs>
        <w:ind w:firstLine="0" w:left="0"/>
      </w:pPr>
      <w:start w:val="1"/>
      <w:suff w:val="nothing"/>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efaultTabStop w:val="840"/>
  <w:autoHyphenation w:val="true"/>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hAnsi="游明朝" w:asciiTheme="minorHAnsi" w:hAnsiTheme="minorHAnsi" w:eastAsiaTheme="minorEastAsia" w:cstheme="minorBidi"/>
        <w:kern w:val="2"/>
        <w:szCs w:val="22"/>
        <w:lang w:val="en-US" w:eastAsia="ja-JP"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widowControl w:val="false"/>
      <w:bidi w:val="false"/>
      <w:spacing w:after="0" w:before="0"/>
      <w:jc w:val="both"/>
    </w:pPr>
    <w:rPr>
      <w:rFonts w:ascii="游明朝" w:hAnsi="游明朝" w:asciiTheme="minorHAnsi" w:hAnsiTheme="minorHAnsi" w:eastAsiaTheme="minorEastAsia" w:cstheme="minorBidi"/>
      <w:color w:val="auto"/>
      <w:kern w:val="2"/>
      <w:sz w:val="21"/>
      <w:szCs w:val="22"/>
      <w:lang w:val="en-US" w:eastAsia="ja-JP" w:bidi="ar-SA"/>
      <w14:ligatures w14:val="standardContextual"/>
    </w:rPr>
  </w:style>
  <w:style w:type="paragraph" w:styleId="Heading1">
    <w:name w:val="Heading 1"/>
    <w:basedOn w:val="Normal"/>
    <w:next w:val="Normal"/>
    <w:uiPriority w:val="9"/>
    <w:qFormat/>
    <w:pPr>
      <w:keepNext w:val="true"/>
      <w:keepLines w:val="true"/>
      <w:spacing w:after="80" w:before="280"/>
      <w:outlineLvl w:val="0"/>
    </w:pPr>
    <w:rPr>
      <w:rFonts w:ascii="游ゴシック Light" w:hAnsi="游ゴシック Light" w:asciiTheme="majorHAnsi" w:hAnsiTheme="majorHAnsi" w:eastAsiaTheme="majorEastAsia" w:cstheme="majorBidi"/>
      <w:color w:val="000000" w:themeColor="text1"/>
      <w:sz w:val="32"/>
      <w:szCs w:val="32"/>
    </w:rPr>
  </w:style>
  <w:style w:type="paragraph" w:styleId="Heading2">
    <w:name w:val="Heading 2"/>
    <w:basedOn w:val="Normal"/>
    <w:next w:val="Normal"/>
    <w:uiPriority w:val="9"/>
    <w:semiHidden/>
    <w:unhideWhenUsed/>
    <w:qFormat/>
    <w:pPr>
      <w:keepNext w:val="true"/>
      <w:keepLines w:val="true"/>
      <w:spacing w:after="80" w:before="160"/>
      <w:outlineLvl w:val="1"/>
    </w:pPr>
    <w:rPr>
      <w:rFonts w:ascii="游ゴシック Light" w:hAnsi="游ゴシック Light" w:asciiTheme="majorHAnsi" w:hAnsiTheme="majorHAnsi" w:eastAsiaTheme="majorEastAsia" w:cstheme="majorBidi"/>
      <w:color w:val="000000" w:themeColor="text1"/>
      <w:sz w:val="28"/>
      <w:szCs w:val="28"/>
    </w:rPr>
  </w:style>
  <w:style w:type="paragraph" w:styleId="Heading3">
    <w:name w:val="Heading 3"/>
    <w:basedOn w:val="Normal"/>
    <w:next w:val="Normal"/>
    <w:uiPriority w:val="9"/>
    <w:semiHidden/>
    <w:unhideWhenUsed/>
    <w:qFormat/>
    <w:pPr>
      <w:keepNext w:val="true"/>
      <w:keepLines w:val="true"/>
      <w:spacing w:after="80" w:before="160"/>
      <w:outlineLvl w:val="2"/>
    </w:pPr>
    <w:rPr>
      <w:rFonts w:ascii="游ゴシック Light" w:hAnsi="游ゴシック Light" w:asciiTheme="majorHAnsi" w:hAnsiTheme="majorHAnsi" w:eastAsiaTheme="majorEastAsia" w:cstheme="majorBidi"/>
      <w:color w:val="000000" w:themeColor="text1"/>
      <w:sz w:val="24"/>
      <w:szCs w:val="24"/>
    </w:rPr>
  </w:style>
  <w:style w:type="paragraph" w:styleId="Heading4">
    <w:name w:val="Heading 4"/>
    <w:basedOn w:val="Normal"/>
    <w:next w:val="Normal"/>
    <w:uiPriority w:val="9"/>
    <w:semiHidden/>
    <w:unhideWhenUsed/>
    <w:qFormat/>
    <w:pPr>
      <w:keepNext w:val="true"/>
      <w:keepLines w:val="true"/>
      <w:spacing w:after="40" w:before="80"/>
      <w:outlineLvl w:val="3"/>
    </w:pPr>
    <w:rPr>
      <w:rFonts w:ascii="游ゴシック Light" w:hAnsi="游ゴシック Light" w:asciiTheme="majorHAnsi" w:hAnsiTheme="majorHAnsi" w:eastAsiaTheme="majorEastAsia" w:cstheme="majorBidi"/>
      <w:color w:val="000000" w:themeColor="text1"/>
    </w:rPr>
  </w:style>
  <w:style w:type="paragraph" w:styleId="Heading5">
    <w:name w:val="Heading 5"/>
    <w:basedOn w:val="Normal"/>
    <w:next w:val="Normal"/>
    <w:uiPriority w:val="9"/>
    <w:semiHidden/>
    <w:unhideWhenUsed/>
    <w:qFormat/>
    <w:pPr>
      <w:keepNext w:val="true"/>
      <w:keepLines w:val="true"/>
      <w:spacing w:after="40" w:before="80"/>
      <w:ind w:left="100"/>
      <w:outlineLvl w:val="4"/>
    </w:pPr>
    <w:rPr>
      <w:rFonts w:ascii="游ゴシック Light" w:hAnsi="游ゴシック Light" w:asciiTheme="majorHAnsi" w:hAnsiTheme="majorHAnsi" w:eastAsiaTheme="majorEastAsia" w:cstheme="majorBidi"/>
      <w:color w:val="000000" w:themeColor="text1"/>
    </w:rPr>
  </w:style>
  <w:style w:type="paragraph" w:styleId="Heading6">
    <w:name w:val="Heading 6"/>
    <w:basedOn w:val="Normal"/>
    <w:next w:val="Normal"/>
    <w:uiPriority w:val="9"/>
    <w:semiHidden/>
    <w:unhideWhenUsed/>
    <w:qFormat/>
    <w:pPr>
      <w:keepNext w:val="true"/>
      <w:keepLines w:val="true"/>
      <w:spacing w:after="40" w:before="80"/>
      <w:ind w:left="200"/>
      <w:outlineLvl w:val="5"/>
    </w:pPr>
    <w:rPr>
      <w:rFonts w:ascii="游ゴシック Light" w:hAnsi="游ゴシック Light" w:asciiTheme="majorHAnsi" w:hAnsiTheme="majorHAnsi" w:eastAsiaTheme="majorEastAsia" w:cstheme="majorBidi"/>
      <w:color w:val="000000" w:themeColor="text1"/>
    </w:rPr>
  </w:style>
  <w:style w:type="paragraph" w:styleId="Heading7">
    <w:name w:val="Heading 7"/>
    <w:basedOn w:val="Normal"/>
    <w:next w:val="Normal"/>
    <w:uiPriority w:val="9"/>
    <w:semiHidden/>
    <w:unhideWhenUsed/>
    <w:qFormat/>
    <w:pPr>
      <w:keepNext w:val="true"/>
      <w:keepLines w:val="true"/>
      <w:spacing w:after="40" w:before="80"/>
      <w:ind w:left="300"/>
      <w:outlineLvl w:val="6"/>
    </w:pPr>
    <w:rPr>
      <w:rFonts w:ascii="游ゴシック Light" w:hAnsi="游ゴシック Light" w:asciiTheme="majorHAnsi" w:hAnsiTheme="majorHAnsi" w:eastAsiaTheme="majorEastAsia" w:cstheme="majorBidi"/>
      <w:color w:val="000000" w:themeColor="text1"/>
    </w:rPr>
  </w:style>
  <w:style w:type="paragraph" w:styleId="Heading8">
    <w:name w:val="Heading 8"/>
    <w:basedOn w:val="Normal"/>
    <w:next w:val="Normal"/>
    <w:uiPriority w:val="9"/>
    <w:semiHidden/>
    <w:unhideWhenUsed/>
    <w:qFormat/>
    <w:pPr>
      <w:keepNext w:val="true"/>
      <w:keepLines w:val="true"/>
      <w:spacing w:after="40" w:before="80"/>
      <w:ind w:left="400"/>
      <w:outlineLvl w:val="7"/>
    </w:pPr>
    <w:rPr>
      <w:rFonts w:ascii="游ゴシック Light" w:hAnsi="游ゴシック Light" w:asciiTheme="majorHAnsi" w:hAnsiTheme="majorHAnsi" w:eastAsiaTheme="majorEastAsia" w:cstheme="majorBidi"/>
      <w:color w:val="000000" w:themeColor="text1"/>
    </w:rPr>
  </w:style>
  <w:style w:type="paragraph" w:styleId="Heading9">
    <w:name w:val="Heading 9"/>
    <w:basedOn w:val="Normal"/>
    <w:next w:val="Normal"/>
    <w:uiPriority w:val="9"/>
    <w:semiHidden/>
    <w:unhideWhenUsed/>
    <w:qFormat/>
    <w:pPr>
      <w:keepNext w:val="true"/>
      <w:keepLines w:val="true"/>
      <w:spacing w:after="40" w:before="80"/>
      <w:ind w:left="500"/>
      <w:outlineLvl w:val="8"/>
    </w:pPr>
    <w:rPr>
      <w:rFonts w:ascii="游ゴシック Light" w:hAnsi="游ゴシック Light" w:asciiTheme="majorHAnsi" w:hAnsiTheme="majorHAnsi" w:eastAsiaTheme="majorEastAsia" w:cstheme="majorBidi"/>
      <w:color w:val="000000" w:themeColor="text1"/>
    </w:rPr>
  </w:style>
  <w:style w:type="character" w:styleId="DefaultParagraphFont" w:default="1">
    <w:name w:val="Default Paragraph Font"/>
    <w:uiPriority w:val="1"/>
    <w:semiHidden/>
    <w:unhideWhenUsed/>
    <w:qFormat/>
  </w:style>
  <w:style w:type="character" w:styleId="1" w:customStyle="1">
    <w:name w:val="見出し 1 (文字)"/>
    <w:basedOn w:val="DefaultParagraphFont"/>
    <w:uiPriority w:val="9"/>
    <w:qFormat/>
    <w:rPr>
      <w:rFonts w:ascii="游ゴシック Light" w:hAnsi="游ゴシック Light" w:asciiTheme="majorHAnsi" w:hAnsiTheme="majorHAnsi" w:eastAsiaTheme="majorEastAsia" w:cstheme="majorBidi"/>
      <w:color w:val="000000" w:themeColor="text1"/>
      <w:sz w:val="32"/>
      <w:szCs w:val="32"/>
    </w:rPr>
  </w:style>
  <w:style w:type="character" w:styleId="2" w:customStyle="1">
    <w:name w:val="見出し 2 (文字)"/>
    <w:basedOn w:val="DefaultParagraphFont"/>
    <w:uiPriority w:val="9"/>
    <w:semiHidden/>
    <w:qFormat/>
    <w:rPr>
      <w:rFonts w:ascii="游ゴシック Light" w:hAnsi="游ゴシック Light" w:asciiTheme="majorHAnsi" w:hAnsiTheme="majorHAnsi" w:eastAsiaTheme="majorEastAsia" w:cstheme="majorBidi"/>
      <w:color w:val="000000" w:themeColor="text1"/>
      <w:sz w:val="28"/>
      <w:szCs w:val="28"/>
    </w:rPr>
  </w:style>
  <w:style w:type="character" w:styleId="3" w:customStyle="1">
    <w:name w:val="見出し 3 (文字)"/>
    <w:basedOn w:val="DefaultParagraphFont"/>
    <w:uiPriority w:val="9"/>
    <w:semiHidden/>
    <w:qFormat/>
    <w:rPr>
      <w:rFonts w:ascii="游ゴシック Light" w:hAnsi="游ゴシック Light" w:asciiTheme="majorHAnsi" w:hAnsiTheme="majorHAnsi" w:eastAsiaTheme="majorEastAsia" w:cstheme="majorBidi"/>
      <w:color w:val="000000" w:themeColor="text1"/>
      <w:sz w:val="24"/>
      <w:szCs w:val="24"/>
    </w:rPr>
  </w:style>
  <w:style w:type="character" w:styleId="4" w:customStyle="1">
    <w:name w:val="見出し 4 (文字)"/>
    <w:basedOn w:val="DefaultParagraphFont"/>
    <w:uiPriority w:val="9"/>
    <w:semiHidden/>
    <w:qFormat/>
    <w:rPr>
      <w:rFonts w:ascii="游ゴシック Light" w:hAnsi="游ゴシック Light" w:asciiTheme="majorHAnsi" w:hAnsiTheme="majorHAnsi" w:eastAsiaTheme="majorEastAsia" w:cstheme="majorBidi"/>
      <w:color w:val="000000" w:themeColor="text1"/>
    </w:rPr>
  </w:style>
  <w:style w:type="character" w:styleId="5" w:customStyle="1">
    <w:name w:val="見出し 5 (文字)"/>
    <w:basedOn w:val="DefaultParagraphFont"/>
    <w:uiPriority w:val="9"/>
    <w:semiHidden/>
    <w:qFormat/>
    <w:rPr>
      <w:rFonts w:ascii="游ゴシック Light" w:hAnsi="游ゴシック Light" w:asciiTheme="majorHAnsi" w:hAnsiTheme="majorHAnsi" w:eastAsiaTheme="majorEastAsia" w:cstheme="majorBidi"/>
      <w:color w:val="000000" w:themeColor="text1"/>
    </w:rPr>
  </w:style>
  <w:style w:type="character" w:styleId="6" w:customStyle="1">
    <w:name w:val="見出し 6 (文字)"/>
    <w:basedOn w:val="DefaultParagraphFont"/>
    <w:uiPriority w:val="9"/>
    <w:semiHidden/>
    <w:qFormat/>
    <w:rPr>
      <w:rFonts w:ascii="游ゴシック Light" w:hAnsi="游ゴシック Light" w:asciiTheme="majorHAnsi" w:hAnsiTheme="majorHAnsi" w:eastAsiaTheme="majorEastAsia" w:cstheme="majorBidi"/>
      <w:color w:val="000000" w:themeColor="text1"/>
    </w:rPr>
  </w:style>
  <w:style w:type="character" w:styleId="7" w:customStyle="1">
    <w:name w:val="見出し 7 (文字)"/>
    <w:basedOn w:val="DefaultParagraphFont"/>
    <w:uiPriority w:val="9"/>
    <w:semiHidden/>
    <w:qFormat/>
    <w:rPr>
      <w:rFonts w:ascii="游ゴシック Light" w:hAnsi="游ゴシック Light" w:asciiTheme="majorHAnsi" w:hAnsiTheme="majorHAnsi" w:eastAsiaTheme="majorEastAsia" w:cstheme="majorBidi"/>
      <w:color w:val="000000" w:themeColor="text1"/>
    </w:rPr>
  </w:style>
  <w:style w:type="character" w:styleId="8" w:customStyle="1">
    <w:name w:val="見出し 8 (文字)"/>
    <w:basedOn w:val="DefaultParagraphFont"/>
    <w:uiPriority w:val="9"/>
    <w:semiHidden/>
    <w:qFormat/>
    <w:rPr>
      <w:rFonts w:ascii="游ゴシック Light" w:hAnsi="游ゴシック Light" w:asciiTheme="majorHAnsi" w:hAnsiTheme="majorHAnsi" w:eastAsiaTheme="majorEastAsia" w:cstheme="majorBidi"/>
      <w:color w:val="000000" w:themeColor="text1"/>
    </w:rPr>
  </w:style>
  <w:style w:type="character" w:styleId="9" w:customStyle="1">
    <w:name w:val="見出し 9 (文字)"/>
    <w:basedOn w:val="DefaultParagraphFont"/>
    <w:uiPriority w:val="9"/>
    <w:semiHidden/>
    <w:qFormat/>
    <w:rPr>
      <w:rFonts w:ascii="游ゴシック Light" w:hAnsi="游ゴシック Light" w:asciiTheme="majorHAnsi" w:hAnsiTheme="majorHAnsi" w:eastAsiaTheme="majorEastAsia" w:cstheme="majorBidi"/>
      <w:color w:val="000000" w:themeColor="text1"/>
    </w:rPr>
  </w:style>
  <w:style w:type="character" w:styleId="Style5" w:customStyle="1">
    <w:name w:val="表題 (文字)"/>
    <w:basedOn w:val="DefaultParagraphFont"/>
    <w:uiPriority w:val="10"/>
    <w:qFormat/>
    <w:rPr>
      <w:rFonts w:ascii="游ゴシック Light" w:hAnsi="游ゴシック Light" w:asciiTheme="majorHAnsi" w:hAnsiTheme="majorHAnsi" w:eastAsiaTheme="majorEastAsia" w:cstheme="majorBidi"/>
      <w:spacing w:val="-10"/>
      <w:kern w:val="2"/>
      <w:sz w:val="56"/>
      <w:szCs w:val="56"/>
    </w:rPr>
  </w:style>
  <w:style w:type="character" w:styleId="Style6" w:customStyle="1">
    <w:name w:val="副題 (文字)"/>
    <w:basedOn w:val="DefaultParagraphFont"/>
    <w:uiPriority w:val="11"/>
    <w:qFormat/>
    <w:rPr>
      <w:rFonts w:ascii="游ゴシック Light" w:hAnsi="游ゴシック Light" w:asciiTheme="majorHAnsi" w:hAnsiTheme="majorHAnsi" w:eastAsiaTheme="majorEastAsia" w:cstheme="majorBidi"/>
      <w:color w:val="595959" w:themeColor="text1" w:themeTint="A6"/>
      <w:spacing w:val="15"/>
      <w:sz w:val="28"/>
      <w:szCs w:val="28"/>
    </w:rPr>
  </w:style>
  <w:style w:type="character" w:styleId="Style7" w:customStyle="1">
    <w:name w:val="引用文 (文字)"/>
    <w:basedOn w:val="DefaultParagraphFont"/>
    <w:uiPriority w:val="29"/>
    <w:qFormat/>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character" w:styleId="21" w:customStyle="1">
    <w:name w:val="引用文 2 (文字)"/>
    <w:basedOn w:val="DefaultParagraphFont"/>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annotationreference">
    <w:name w:val="annotation reference"/>
    <w:basedOn w:val="DefaultParagraphFont"/>
    <w:uiPriority w:val="99"/>
    <w:semiHidden/>
    <w:unhideWhenUsed/>
    <w:qFormat/>
    <w:rPr>
      <w:sz w:val="18"/>
      <w:szCs w:val="18"/>
    </w:rPr>
  </w:style>
  <w:style w:type="character" w:styleId="Style8" w:customStyle="1">
    <w:name w:val="コメント文字列 (文字)"/>
    <w:basedOn w:val="DefaultParagraphFont"/>
    <w:uiPriority w:val="99"/>
    <w:qFormat/>
  </w:style>
  <w:style w:type="character" w:styleId="Style9" w:customStyle="1">
    <w:name w:val="コメント内容 (文字)"/>
    <w:basedOn w:val="Style8"/>
    <w:uiPriority w:val="99"/>
    <w:semiHidden/>
    <w:qFormat/>
    <w:rPr>
      <w:b/>
      <w:bCs/>
    </w:rPr>
  </w:style>
  <w:style w:type="character" w:styleId="LineNumber">
    <w:name w:val="Line Number"/>
  </w:style>
  <w:style w:type="character" w:styleId="Style10" w:customStyle="1">
    <w:name w:val="ヘッダー (文字)"/>
    <w:basedOn w:val="DefaultParagraphFont"/>
    <w:link w:val="Header"/>
    <w:uiPriority w:val="99"/>
    <w:qFormat/>
    <w:rPr>
      <w:sz w:val="21"/>
    </w:rPr>
  </w:style>
  <w:style w:type="character" w:styleId="Style11" w:customStyle="1">
    <w:name w:val="フッター (文字)"/>
    <w:basedOn w:val="DefaultParagraphFont"/>
    <w:link w:val="Footer"/>
    <w:uiPriority w:val="99"/>
    <w:qFormat/>
    <w:rPr>
      <w:sz w:val="21"/>
    </w:rPr>
  </w:style>
  <w:style w:type="paragraph" w:styleId="Heading" w:customStyle="1">
    <w:name w:val="Heading"/>
    <w:basedOn w:val="Normal"/>
    <w:next w:val="BodyText"/>
    <w:qFormat/>
    <w:pPr>
      <w:keepNext w:val="true"/>
      <w:spacing w:after="120" w:before="240"/>
    </w:pPr>
    <w:rPr>
      <w:rFonts w:ascii="Liberation Sans" w:hAnsi="Liberation Sans" w:eastAsia="Noto Sans CJK SC" w:cs="Lohit Devanagari"/>
      <w:sz w:val="28"/>
      <w:szCs w:val="28"/>
    </w:rPr>
  </w:style>
  <w:style w:type="paragraph" w:styleId="BodyText">
    <w:name w:val="Body Text"/>
    <w:basedOn w:val="Normal"/>
    <w:pPr>
      <w:spacing w:after="140" w:before="0" w:line="276" w:lineRule="auto"/>
    </w:pPr>
  </w:style>
  <w:style w:type="paragraph" w:styleId="List">
    <w:name w:val="List"/>
    <w:basedOn w:val="BodyText"/>
    <w:pPr/>
    <w:rPr>
      <w:rFonts w:cs="Lohit Devanagari"/>
    </w:rPr>
  </w:style>
  <w:style w:type="paragraph" w:styleId="Caption">
    <w:name w:val="Caption"/>
    <w:basedOn w:val="Normal"/>
    <w:qFormat/>
    <w:pPr>
      <w:suppressLineNumbers w:val="true"/>
      <w:spacing w:after="120" w:before="120"/>
    </w:pPr>
    <w:rPr>
      <w:rFonts w:cs="Lohit Devanagari"/>
      <w:i/>
      <w:iCs/>
      <w:sz w:val="24"/>
      <w:szCs w:val="24"/>
    </w:rPr>
  </w:style>
  <w:style w:type="paragraph" w:styleId="Index" w:customStyle="1">
    <w:name w:val="Index"/>
    <w:basedOn w:val="Normal"/>
    <w:qFormat/>
    <w:pPr>
      <w:suppressLineNumbers w:val="true"/>
    </w:pPr>
    <w:rPr>
      <w:rFonts w:cs="Lohit Devanagari"/>
    </w:rPr>
  </w:style>
  <w:style w:type="paragraph" w:styleId="Title">
    <w:name w:val="Title"/>
    <w:basedOn w:val="Normal"/>
    <w:next w:val="Normal"/>
    <w:uiPriority w:val="10"/>
    <w:qFormat/>
    <w:pPr>
      <w:spacing w:after="80" w:before="0"/>
      <w:contextualSpacing w:val="true"/>
      <w:jc w:val="center"/>
    </w:pPr>
    <w:rPr>
      <w:rFonts w:ascii="游ゴシック Light" w:hAnsi="游ゴシック Light" w:asciiTheme="majorHAnsi" w:hAnsiTheme="majorHAnsi" w:eastAsiaTheme="majorEastAsia" w:cstheme="majorBidi"/>
      <w:spacing w:val="-10"/>
      <w:sz w:val="56"/>
      <w:szCs w:val="56"/>
    </w:rPr>
  </w:style>
  <w:style w:type="paragraph" w:styleId="Subtitle">
    <w:name w:val="Subtitle"/>
    <w:basedOn w:val="Normal"/>
    <w:next w:val="Normal"/>
    <w:uiPriority w:val="11"/>
    <w:qFormat/>
    <w:pPr>
      <w:spacing w:after="160" w:before="0"/>
      <w:jc w:val="center"/>
    </w:pPr>
    <w:rPr>
      <w:rFonts w:ascii="游ゴシック Light" w:hAnsi="游ゴシック Light"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uiPriority w:val="29"/>
    <w:qFormat/>
    <w:pPr>
      <w:spacing w:after="160" w:before="160"/>
      <w:jc w:val="center"/>
    </w:pPr>
    <w:rPr>
      <w:i/>
      <w:iCs/>
      <w:color w:val="404040" w:themeColor="text1" w:themeTint="BF"/>
    </w:rPr>
  </w:style>
  <w:style w:type="paragraph" w:styleId="ListParagraph">
    <w:name w:val="List Paragraph"/>
    <w:basedOn w:val="Normal"/>
    <w:uiPriority w:val="34"/>
    <w:qFormat/>
    <w:pPr>
      <w:spacing w:after="0" w:before="0"/>
      <w:ind w:left="720"/>
      <w:contextualSpacing w:val="true"/>
    </w:pPr>
  </w:style>
  <w:style w:type="paragraph" w:styleId="IntenseQuote">
    <w:name w:val="Intense Quote"/>
    <w:basedOn w:val="Normal"/>
    <w:next w:val="Normal"/>
    <w:uiPriority w:val="30"/>
    <w:qFormat/>
    <w:pPr>
      <w:pBdr>
        <w:top w:val="single" w:color="0f4761" w:sz="4" w:space="10"/>
        <w:bottom w:val="single" w:color="0f4761" w:sz="4" w:space="10"/>
      </w:pBdr>
      <w:spacing w:after="360" w:before="360"/>
      <w:ind w:right="864" w:left="864"/>
      <w:jc w:val="center"/>
    </w:pPr>
    <w:rPr>
      <w:i/>
      <w:iCs/>
      <w:color w:val="0f4761" w:themeColor="accent1" w:themeShade="BF"/>
    </w:rPr>
  </w:style>
  <w:style w:type="paragraph" w:styleId="AnnotationText">
    <w:name w:val="Annotation Text"/>
    <w:basedOn w:val="Normal"/>
    <w:uiPriority w:val="99"/>
    <w:unhideWhenUsed/>
    <w:qFormat/>
    <w:pPr>
      <w:jc w:val="left"/>
    </w:pPr>
  </w:style>
  <w:style w:type="paragraph" w:styleId="annotationsubject">
    <w:name w:val="annotation subject"/>
    <w:basedOn w:val="AnnotationText"/>
    <w:next w:val="AnnotationText"/>
    <w:uiPriority w:val="99"/>
    <w:semiHidden/>
    <w:unhideWhenUsed/>
    <w:qFormat/>
    <w:pPr/>
    <w:rPr>
      <w:b/>
      <w:bCs/>
    </w:rPr>
  </w:style>
  <w:style w:type="paragraph" w:styleId="Revision">
    <w:name w:val="Revision"/>
    <w:uiPriority w:val="99"/>
    <w:semiHidden/>
    <w:qFormat/>
    <w:pPr>
      <w:widowControl w:val="true"/>
      <w:bidi w:val="false"/>
      <w:spacing w:after="0" w:before="0"/>
      <w:jc w:val="left"/>
    </w:pPr>
    <w:rPr>
      <w:rFonts w:ascii="游明朝" w:hAnsi="游明朝" w:asciiTheme="minorHAnsi" w:hAnsiTheme="minorHAnsi" w:eastAsiaTheme="minorEastAsia" w:cstheme="minorBidi"/>
      <w:color w:val="auto"/>
      <w:kern w:val="2"/>
      <w:sz w:val="21"/>
      <w:szCs w:val="22"/>
      <w:lang w:val="en-US" w:eastAsia="ja-JP" w:bidi="ar-SA"/>
      <w14:ligatures w14:val="standardContextual"/>
    </w:rPr>
  </w:style>
  <w:style w:type="paragraph" w:styleId="Comment" w:customStyle="1">
    <w:name w:val="Comment"/>
    <w:basedOn w:val="Normal"/>
    <w:qFormat/>
    <w:pPr/>
    <w:rPr>
      <w:sz w:val="20"/>
      <w:szCs w:val="20"/>
    </w:rPr>
  </w:style>
  <w:style w:type="paragraph" w:styleId="HeaderandFooter">
    <w:name w:val="Header and Footer"/>
    <w:basedOn w:val="Normal"/>
    <w:qFormat/>
    <w:pPr/>
  </w:style>
  <w:style w:type="paragraph" w:styleId="Header">
    <w:name w:val="Header"/>
    <w:basedOn w:val="Normal"/>
    <w:link w:val="Style10"/>
    <w:uiPriority w:val="99"/>
    <w:unhideWhenUsed/>
    <w:pPr>
      <w:tabs>
        <w:tab w:val="clear" w:pos="840"/>
        <w:tab w:val="center" w:leader="none" w:pos="4252"/>
        <w:tab w:val="right" w:leader="none" w:pos="8504"/>
      </w:tabs>
      <w:snapToGrid w:val="false"/>
    </w:pPr>
  </w:style>
  <w:style w:type="paragraph" w:styleId="Footer">
    <w:name w:val="Footer"/>
    <w:basedOn w:val="Normal"/>
    <w:link w:val="Style11"/>
    <w:uiPriority w:val="99"/>
    <w:unhideWhenUsed/>
    <w:pPr>
      <w:tabs>
        <w:tab w:val="clear" w:pos="840"/>
        <w:tab w:val="center" w:leader="none" w:pos="4252"/>
        <w:tab w:val="right" w:leader="none" w:pos="8504"/>
      </w:tabs>
      <w:snapToGrid w:val="false"/>
    </w:pPr>
  </w:style>
  <w:style w:type="numbering" w:styleId="NoList" w:default="1">
    <w:name w:val="No List"/>
    <w:uiPriority w:val="99"/>
    <w:semiHidden/>
    <w:unhideWhenUsed/>
    <w:qFormat/>
  </w:style>
  <w:style w:type="table" w:styleId="a1" w:default="1">
    <w:name w:val="Normal Table"/>
    <w:uiPriority w:val="99"/>
    <w:semiHidden/>
    <w:unhideWhenUsed/>
    <w:tblPr>
      <w:tblCellMar>
        <w:left w:w="108" w:type="dxa"/>
        <w:top w:w="0" w:type="dxa"/>
        <w:right w:w="108" w:type="dxa"/>
        <w:bottom w:w="0" w:type="dxa"/>
      </w:tblCellMar>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xmlns:p="http://schemas.openxmlformats.org/presentationml/2006/main" name="Office テーマ">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itchFamily="0" charset="1" panose="020F0302020204030204"/>
        <a:ea typeface="Arial"/>
        <a:cs typeface="Arial"/>
      </a:majorFont>
      <a:minorFont>
        <a:latin typeface="游明朝" pitchFamily="0" charset="1" panose="020F0502020204030204"/>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B0AC2-19ED-4953-ACE9-F7C4111A3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1465</TotalTime>
  <Pages>13</Pages>
  <Words>13714</Words>
  <Characters>14112</Characters>
  <CharactersWithSpaces>14124</CharactersWithSpaces>
  <Application>ONLYOFFICE/9.4.0.129</Application>
  <Paragraphs>209</Paragraphs>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dc:creator>
  <dc:description/>
  <dc:language>en-US</dc:language>
  <cp:lastModifiedBy>池水</cp:lastModifiedBy>
  <cp:revision>194</cp:revision>
  <dcterms:created xsi:type="dcterms:W3CDTF">2024-07-17T05:10:00Z</dcterms:created>
  <dcterms:modified xsi:type="dcterms:W3CDTF">2026-07-18T11:23:14Z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